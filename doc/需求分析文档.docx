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ayout w:type="fixed"/>
        <w:tblLook w:val="0000" w:firstRow="0" w:lastRow="0" w:firstColumn="0" w:lastColumn="0" w:noHBand="0" w:noVBand="0"/>
      </w:tblPr>
      <w:tblGrid>
        <w:gridCol w:w="1960"/>
        <w:gridCol w:w="7148"/>
      </w:tblGrid>
      <w:tr w:rsidR="002A1FE8" w:rsidRPr="00547982" w:rsidTr="00790D84">
        <w:trPr>
          <w:trHeight w:val="2700"/>
        </w:trPr>
        <w:tc>
          <w:tcPr>
            <w:tcW w:w="1960" w:type="dxa"/>
            <w:shd w:val="clear" w:color="auto" w:fill="CCCCCC"/>
          </w:tcPr>
          <w:p w:rsidR="00114FCD" w:rsidRPr="00547982" w:rsidRDefault="00114FCD" w:rsidP="00790D84">
            <w:pPr>
              <w:ind w:right="100"/>
              <w:rPr>
                <w:rFonts w:ascii="宋体" w:hAnsi="宋体"/>
                <w:b/>
                <w:sz w:val="24"/>
                <w:szCs w:val="24"/>
              </w:rPr>
            </w:pPr>
          </w:p>
        </w:tc>
        <w:tc>
          <w:tcPr>
            <w:tcW w:w="7148" w:type="dxa"/>
          </w:tcPr>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980"/>
            </w:tblGrid>
            <w:tr w:rsidR="00114FCD" w:rsidRPr="00547982" w:rsidTr="00790D84">
              <w:tc>
                <w:tcPr>
                  <w:tcW w:w="1435" w:type="dxa"/>
                </w:tcPr>
                <w:p w:rsidR="00114FCD" w:rsidRPr="00547982" w:rsidRDefault="00114FCD" w:rsidP="00790D84">
                  <w:pPr>
                    <w:jc w:val="distribute"/>
                    <w:rPr>
                      <w:rFonts w:ascii="宋体" w:hAnsi="宋体"/>
                      <w:b/>
                      <w:sz w:val="24"/>
                      <w:szCs w:val="24"/>
                    </w:rPr>
                  </w:pPr>
                  <w:r w:rsidRPr="00547982">
                    <w:rPr>
                      <w:rFonts w:ascii="宋体" w:hAnsi="宋体" w:hint="eastAsia"/>
                      <w:b/>
                      <w:sz w:val="24"/>
                      <w:szCs w:val="24"/>
                    </w:rPr>
                    <w:t>卷    号</w:t>
                  </w:r>
                </w:p>
              </w:tc>
              <w:tc>
                <w:tcPr>
                  <w:tcW w:w="1980" w:type="dxa"/>
                </w:tcPr>
                <w:p w:rsidR="00114FCD" w:rsidRPr="00547982" w:rsidRDefault="00114FCD" w:rsidP="00790D84">
                  <w:pPr>
                    <w:rPr>
                      <w:rFonts w:ascii="宋体" w:hAnsi="宋体"/>
                      <w:b/>
                      <w:sz w:val="24"/>
                      <w:szCs w:val="24"/>
                    </w:rPr>
                  </w:pPr>
                </w:p>
              </w:tc>
            </w:tr>
            <w:tr w:rsidR="00114FCD" w:rsidRPr="00547982" w:rsidTr="00790D84">
              <w:trPr>
                <w:trHeight w:val="351"/>
              </w:trPr>
              <w:tc>
                <w:tcPr>
                  <w:tcW w:w="1435" w:type="dxa"/>
                </w:tcPr>
                <w:p w:rsidR="00114FCD" w:rsidRPr="00547982" w:rsidRDefault="00114FCD" w:rsidP="00790D84">
                  <w:pPr>
                    <w:jc w:val="distribute"/>
                    <w:rPr>
                      <w:rFonts w:ascii="宋体" w:hAnsi="宋体"/>
                      <w:b/>
                      <w:sz w:val="24"/>
                      <w:szCs w:val="24"/>
                    </w:rPr>
                  </w:pPr>
                  <w:r w:rsidRPr="00547982">
                    <w:rPr>
                      <w:rFonts w:ascii="宋体" w:hAnsi="宋体" w:hint="eastAsia"/>
                      <w:b/>
                      <w:sz w:val="24"/>
                      <w:szCs w:val="24"/>
                    </w:rPr>
                    <w:t>卷内编号</w:t>
                  </w:r>
                </w:p>
              </w:tc>
              <w:tc>
                <w:tcPr>
                  <w:tcW w:w="1980" w:type="dxa"/>
                </w:tcPr>
                <w:p w:rsidR="00114FCD" w:rsidRPr="00547982" w:rsidRDefault="00114FCD" w:rsidP="00790D84">
                  <w:pPr>
                    <w:rPr>
                      <w:rFonts w:ascii="宋体" w:hAnsi="宋体"/>
                      <w:b/>
                      <w:sz w:val="24"/>
                      <w:szCs w:val="24"/>
                    </w:rPr>
                  </w:pPr>
                </w:p>
              </w:tc>
            </w:tr>
            <w:tr w:rsidR="00114FCD" w:rsidRPr="00547982" w:rsidTr="00790D84">
              <w:tc>
                <w:tcPr>
                  <w:tcW w:w="1435" w:type="dxa"/>
                </w:tcPr>
                <w:p w:rsidR="00114FCD" w:rsidRPr="00547982" w:rsidRDefault="00114FCD" w:rsidP="00790D84">
                  <w:pPr>
                    <w:jc w:val="distribute"/>
                    <w:rPr>
                      <w:rFonts w:ascii="宋体" w:hAnsi="宋体"/>
                      <w:b/>
                      <w:sz w:val="24"/>
                      <w:szCs w:val="24"/>
                    </w:rPr>
                  </w:pPr>
                  <w:r w:rsidRPr="00547982">
                    <w:rPr>
                      <w:rFonts w:ascii="宋体" w:hAnsi="宋体" w:hint="eastAsia"/>
                      <w:b/>
                      <w:sz w:val="24"/>
                      <w:szCs w:val="24"/>
                    </w:rPr>
                    <w:t>密    级</w:t>
                  </w:r>
                </w:p>
              </w:tc>
              <w:tc>
                <w:tcPr>
                  <w:tcW w:w="1980" w:type="dxa"/>
                </w:tcPr>
                <w:p w:rsidR="00114FCD" w:rsidRPr="00547982" w:rsidRDefault="00114FCD" w:rsidP="00790D84">
                  <w:pPr>
                    <w:rPr>
                      <w:rFonts w:ascii="宋体" w:hAnsi="宋体"/>
                      <w:b/>
                      <w:sz w:val="24"/>
                      <w:szCs w:val="24"/>
                    </w:rPr>
                  </w:pPr>
                </w:p>
              </w:tc>
            </w:tr>
          </w:tbl>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jc w:val="right"/>
              <w:rPr>
                <w:rFonts w:ascii="宋体" w:hAnsi="宋体"/>
                <w:b/>
                <w:sz w:val="24"/>
                <w:szCs w:val="24"/>
              </w:rPr>
            </w:pPr>
          </w:p>
          <w:p w:rsidR="00114FCD" w:rsidRPr="00547982" w:rsidRDefault="00114FCD" w:rsidP="00790D84">
            <w:pPr>
              <w:ind w:right="100"/>
              <w:rPr>
                <w:rFonts w:ascii="宋体" w:hAnsi="宋体"/>
                <w:b/>
                <w:sz w:val="24"/>
                <w:szCs w:val="24"/>
              </w:rPr>
            </w:pPr>
          </w:p>
          <w:p w:rsidR="00114FCD" w:rsidRPr="00547982" w:rsidRDefault="00114FCD" w:rsidP="00790D84">
            <w:pPr>
              <w:pStyle w:val="a4"/>
              <w:rPr>
                <w:rFonts w:ascii="宋体" w:hAnsi="宋体"/>
                <w:sz w:val="24"/>
                <w:szCs w:val="24"/>
              </w:rPr>
            </w:pPr>
            <w:r w:rsidRPr="00547982">
              <w:rPr>
                <w:rFonts w:ascii="宋体" w:hAnsi="宋体"/>
                <w:sz w:val="24"/>
                <w:szCs w:val="24"/>
              </w:rPr>
              <w:t>项目编号:</w:t>
            </w:r>
            <w:r w:rsidRPr="00547982">
              <w:rPr>
                <w:rFonts w:ascii="宋体" w:hAnsi="宋体" w:hint="eastAsia"/>
                <w:sz w:val="24"/>
                <w:szCs w:val="24"/>
              </w:rPr>
              <w:t xml:space="preserve"> </w:t>
            </w:r>
            <w:r w:rsidRPr="00547982">
              <w:rPr>
                <w:rFonts w:ascii="宋体" w:hAnsi="宋体"/>
                <w:sz w:val="24"/>
                <w:szCs w:val="24"/>
              </w:rPr>
              <w:t>HD20091101SR005</w:t>
            </w:r>
          </w:p>
          <w:p w:rsidR="00114FCD" w:rsidRPr="00547982" w:rsidRDefault="00114FCD" w:rsidP="00790D84">
            <w:pPr>
              <w:pStyle w:val="a4"/>
              <w:rPr>
                <w:rFonts w:ascii="宋体" w:hAnsi="宋体"/>
                <w:sz w:val="24"/>
                <w:szCs w:val="24"/>
              </w:rPr>
            </w:pPr>
            <w:r w:rsidRPr="00547982">
              <w:rPr>
                <w:rFonts w:ascii="宋体" w:hAnsi="宋体" w:hint="eastAsia"/>
                <w:sz w:val="24"/>
                <w:szCs w:val="24"/>
              </w:rPr>
              <w:t>西部IT人才网</w:t>
            </w:r>
          </w:p>
        </w:tc>
      </w:tr>
      <w:tr w:rsidR="002A1FE8" w:rsidRPr="00547982" w:rsidTr="00790D84">
        <w:trPr>
          <w:cantSplit/>
          <w:trHeight w:val="7208"/>
        </w:trPr>
        <w:tc>
          <w:tcPr>
            <w:tcW w:w="1960" w:type="dxa"/>
            <w:vMerge w:val="restart"/>
            <w:shd w:val="clear" w:color="auto" w:fill="CCCCCC"/>
            <w:vAlign w:val="bottom"/>
          </w:tcPr>
          <w:p w:rsidR="00114FCD" w:rsidRPr="00547982" w:rsidRDefault="00114FCD" w:rsidP="00790D84">
            <w:pPr>
              <w:pStyle w:val="a4"/>
              <w:jc w:val="both"/>
              <w:rPr>
                <w:rFonts w:ascii="宋体" w:hAnsi="宋体"/>
                <w:b w:val="0"/>
                <w:sz w:val="24"/>
                <w:szCs w:val="24"/>
              </w:rPr>
            </w:pPr>
            <w:r w:rsidRPr="00547982">
              <w:rPr>
                <w:rFonts w:ascii="宋体" w:hAnsi="宋体" w:hint="eastAsia"/>
                <w:b w:val="0"/>
                <w:sz w:val="24"/>
                <w:szCs w:val="24"/>
              </w:rPr>
              <w:t>分类:</w:t>
            </w:r>
            <w:r w:rsidRPr="00547982">
              <w:rPr>
                <w:rFonts w:ascii="宋体" w:hAnsi="宋体"/>
                <w:b w:val="0"/>
                <w:sz w:val="24"/>
                <w:szCs w:val="24"/>
              </w:rPr>
              <w:fldChar w:fldCharType="begin"/>
            </w:r>
            <w:r w:rsidRPr="00547982">
              <w:rPr>
                <w:rFonts w:ascii="宋体" w:hAnsi="宋体"/>
                <w:b w:val="0"/>
                <w:sz w:val="24"/>
                <w:szCs w:val="24"/>
              </w:rPr>
              <w:instrText xml:space="preserve"> DOCPROPERTY "Category"  \* MERGEFORMAT </w:instrText>
            </w:r>
            <w:r w:rsidRPr="00547982">
              <w:rPr>
                <w:rFonts w:ascii="宋体" w:hAnsi="宋体"/>
                <w:b w:val="0"/>
                <w:sz w:val="24"/>
                <w:szCs w:val="24"/>
              </w:rPr>
              <w:fldChar w:fldCharType="end"/>
            </w:r>
          </w:p>
          <w:p w:rsidR="00114FCD" w:rsidRPr="00547982" w:rsidRDefault="00114FCD" w:rsidP="00790D84">
            <w:pPr>
              <w:ind w:left="821" w:hangingChars="342" w:hanging="821"/>
              <w:jc w:val="both"/>
              <w:rPr>
                <w:rFonts w:ascii="宋体" w:hAnsi="宋体"/>
                <w:sz w:val="24"/>
                <w:szCs w:val="24"/>
                <w:u w:val="single"/>
              </w:rPr>
            </w:pPr>
            <w:r w:rsidRPr="00547982">
              <w:rPr>
                <w:rFonts w:ascii="宋体" w:hAnsi="宋体" w:hint="eastAsia"/>
                <w:sz w:val="24"/>
                <w:szCs w:val="24"/>
              </w:rPr>
              <w:t>使用者:高级管理者、项目经理、项目组成员</w:t>
            </w:r>
          </w:p>
          <w:p w:rsidR="00114FCD" w:rsidRPr="00547982" w:rsidRDefault="00114FCD" w:rsidP="00790D84">
            <w:pPr>
              <w:ind w:left="821" w:hangingChars="342" w:hanging="821"/>
              <w:rPr>
                <w:rFonts w:ascii="宋体" w:hAnsi="宋体"/>
                <w:sz w:val="24"/>
                <w:szCs w:val="24"/>
              </w:rPr>
            </w:pPr>
          </w:p>
          <w:p w:rsidR="00114FCD" w:rsidRPr="00547982" w:rsidRDefault="00114FCD" w:rsidP="00790D84">
            <w:pPr>
              <w:ind w:left="821" w:hangingChars="342" w:hanging="821"/>
              <w:rPr>
                <w:rFonts w:ascii="宋体" w:hAnsi="宋体"/>
                <w:sz w:val="24"/>
                <w:szCs w:val="24"/>
                <w:u w:val="single"/>
              </w:rPr>
            </w:pPr>
          </w:p>
          <w:p w:rsidR="00114FCD" w:rsidRPr="00547982" w:rsidRDefault="00114FCD" w:rsidP="00790D84">
            <w:pPr>
              <w:rPr>
                <w:rFonts w:ascii="宋体" w:hAnsi="宋体"/>
                <w:sz w:val="24"/>
                <w:szCs w:val="24"/>
              </w:rPr>
            </w:pPr>
          </w:p>
        </w:tc>
        <w:tc>
          <w:tcPr>
            <w:tcW w:w="7148" w:type="dxa"/>
          </w:tcPr>
          <w:p w:rsidR="00114FCD" w:rsidRPr="00547982" w:rsidRDefault="00114FCD" w:rsidP="00790D84">
            <w:pPr>
              <w:pStyle w:val="a6"/>
              <w:rPr>
                <w:rFonts w:ascii="宋体" w:hAnsi="宋体"/>
                <w:sz w:val="24"/>
                <w:szCs w:val="24"/>
              </w:rPr>
            </w:pPr>
          </w:p>
          <w:p w:rsidR="00114FCD" w:rsidRPr="00547982" w:rsidRDefault="00114FCD" w:rsidP="00790D84">
            <w:pPr>
              <w:pStyle w:val="a4"/>
              <w:rPr>
                <w:rFonts w:ascii="宋体" w:hAnsi="宋体"/>
                <w:sz w:val="24"/>
                <w:szCs w:val="24"/>
              </w:rPr>
            </w:pPr>
            <w:ins w:id="0" w:author="henry xiao" w:date="2002-07-24T15:05:00Z">
              <w:r w:rsidRPr="00547982">
                <w:rPr>
                  <w:rFonts w:ascii="宋体" w:hAnsi="宋体"/>
                  <w:sz w:val="24"/>
                  <w:szCs w:val="24"/>
                </w:rPr>
                <w:fldChar w:fldCharType="begin"/>
              </w:r>
              <w:r w:rsidRPr="00547982">
                <w:rPr>
                  <w:rFonts w:ascii="宋体" w:hAnsi="宋体"/>
                  <w:sz w:val="24"/>
                  <w:szCs w:val="24"/>
                </w:rPr>
                <w:instrText xml:space="preserve"> TITLE  \* MERGEFORMAT </w:instrText>
              </w:r>
            </w:ins>
            <w:r w:rsidRPr="00547982">
              <w:rPr>
                <w:rFonts w:ascii="宋体" w:hAnsi="宋体"/>
                <w:sz w:val="24"/>
                <w:szCs w:val="24"/>
              </w:rPr>
              <w:fldChar w:fldCharType="separate"/>
            </w:r>
            <w:r w:rsidRPr="00547982">
              <w:rPr>
                <w:rFonts w:ascii="宋体" w:hAnsi="宋体" w:hint="eastAsia"/>
                <w:sz w:val="24"/>
                <w:szCs w:val="24"/>
              </w:rPr>
              <w:t>需求规约</w:t>
            </w:r>
            <w:ins w:id="1" w:author="henry xiao" w:date="2002-07-24T15:05:00Z">
              <w:r w:rsidRPr="00547982">
                <w:rPr>
                  <w:rFonts w:ascii="宋体" w:hAnsi="宋体"/>
                  <w:sz w:val="24"/>
                  <w:szCs w:val="24"/>
                </w:rPr>
                <w:fldChar w:fldCharType="end"/>
              </w:r>
            </w:ins>
          </w:p>
          <w:p w:rsidR="00114FCD" w:rsidRPr="00547982" w:rsidRDefault="00114FCD" w:rsidP="00790D84">
            <w:pPr>
              <w:pStyle w:val="a4"/>
              <w:rPr>
                <w:rFonts w:ascii="宋体" w:hAnsi="宋体"/>
                <w:sz w:val="24"/>
                <w:szCs w:val="24"/>
              </w:rPr>
            </w:pPr>
            <w:r w:rsidRPr="00547982">
              <w:rPr>
                <w:rFonts w:ascii="宋体" w:hAnsi="宋体" w:hint="eastAsia"/>
                <w:sz w:val="24"/>
                <w:szCs w:val="24"/>
              </w:rPr>
              <w:t>Version</w:t>
            </w:r>
            <w:r w:rsidRPr="00547982">
              <w:rPr>
                <w:rFonts w:ascii="宋体" w:hAnsi="宋体"/>
                <w:sz w:val="24"/>
                <w:szCs w:val="24"/>
              </w:rPr>
              <w:t xml:space="preserve">: </w:t>
            </w:r>
            <w:r w:rsidRPr="00547982">
              <w:rPr>
                <w:rFonts w:ascii="宋体" w:hAnsi="宋体" w:hint="eastAsia"/>
                <w:sz w:val="24"/>
                <w:szCs w:val="24"/>
              </w:rPr>
              <w:t>2.0</w:t>
            </w:r>
          </w:p>
          <w:p w:rsidR="00114FCD" w:rsidRPr="00547982" w:rsidRDefault="00114FCD" w:rsidP="00790D84">
            <w:pPr>
              <w:jc w:val="center"/>
              <w:rPr>
                <w:rFonts w:ascii="宋体" w:hAnsi="宋体"/>
                <w:sz w:val="24"/>
                <w:szCs w:val="24"/>
              </w:rPr>
            </w:pPr>
          </w:p>
          <w:p w:rsidR="00114FCD" w:rsidRPr="00547982" w:rsidRDefault="00114FCD" w:rsidP="00790D84">
            <w:pPr>
              <w:jc w:val="center"/>
              <w:rPr>
                <w:rFonts w:ascii="宋体" w:hAnsi="宋体"/>
                <w:sz w:val="24"/>
                <w:szCs w:val="24"/>
              </w:rPr>
            </w:pPr>
          </w:p>
          <w:p w:rsidR="00114FCD" w:rsidRPr="00547982" w:rsidRDefault="00114FCD" w:rsidP="00790D84">
            <w:pPr>
              <w:ind w:firstLineChars="200" w:firstLine="480"/>
              <w:outlineLvl w:val="0"/>
              <w:rPr>
                <w:rFonts w:ascii="宋体" w:hAnsi="宋体"/>
                <w:sz w:val="24"/>
                <w:szCs w:val="24"/>
              </w:rPr>
            </w:pPr>
            <w:r w:rsidRPr="00547982">
              <w:rPr>
                <w:rFonts w:ascii="宋体" w:hAnsi="宋体" w:hint="eastAsia"/>
                <w:sz w:val="24"/>
                <w:szCs w:val="24"/>
              </w:rPr>
              <w:t xml:space="preserve">项 目 承 担 部 门：  软件产品研发部 </w:t>
            </w:r>
          </w:p>
          <w:p w:rsidR="00114FCD" w:rsidRPr="00547982" w:rsidRDefault="00114FCD" w:rsidP="00790D84">
            <w:pPr>
              <w:ind w:firstLineChars="200" w:firstLine="480"/>
              <w:outlineLvl w:val="0"/>
              <w:rPr>
                <w:rFonts w:ascii="宋体" w:hAnsi="宋体"/>
                <w:sz w:val="24"/>
                <w:szCs w:val="24"/>
              </w:rPr>
            </w:pPr>
          </w:p>
          <w:p w:rsidR="00114FCD" w:rsidRPr="00547982" w:rsidRDefault="00114FCD" w:rsidP="00790D84">
            <w:pPr>
              <w:ind w:firstLineChars="200" w:firstLine="480"/>
              <w:outlineLvl w:val="0"/>
              <w:rPr>
                <w:rFonts w:ascii="宋体" w:hAnsi="宋体"/>
                <w:sz w:val="24"/>
                <w:szCs w:val="24"/>
              </w:rPr>
            </w:pPr>
            <w:r w:rsidRPr="00547982">
              <w:rPr>
                <w:rFonts w:ascii="宋体" w:hAnsi="宋体" w:hint="eastAsia"/>
                <w:sz w:val="24"/>
                <w:szCs w:val="24"/>
              </w:rPr>
              <w:t>撰</w:t>
            </w:r>
            <w:r w:rsidRPr="00547982">
              <w:rPr>
                <w:rFonts w:ascii="宋体" w:hAnsi="宋体"/>
                <w:sz w:val="24"/>
                <w:szCs w:val="24"/>
              </w:rPr>
              <w:t xml:space="preserve">  </w:t>
            </w:r>
            <w:r w:rsidRPr="00547982">
              <w:rPr>
                <w:rFonts w:ascii="宋体" w:hAnsi="宋体" w:hint="eastAsia"/>
                <w:sz w:val="24"/>
                <w:szCs w:val="24"/>
              </w:rPr>
              <w:t>写</w:t>
            </w:r>
            <w:r w:rsidRPr="00547982">
              <w:rPr>
                <w:rFonts w:ascii="宋体" w:hAnsi="宋体"/>
                <w:sz w:val="24"/>
                <w:szCs w:val="24"/>
              </w:rPr>
              <w:t xml:space="preserve">  </w:t>
            </w:r>
            <w:r w:rsidRPr="00547982">
              <w:rPr>
                <w:rFonts w:ascii="宋体" w:hAnsi="宋体" w:hint="eastAsia"/>
                <w:sz w:val="24"/>
                <w:szCs w:val="24"/>
              </w:rPr>
              <w:t>人（签名）：     冯嘉希 张小东</w:t>
            </w:r>
          </w:p>
          <w:p w:rsidR="00114FCD" w:rsidRPr="00547982" w:rsidRDefault="00114FCD" w:rsidP="00790D84">
            <w:pPr>
              <w:ind w:firstLineChars="1500" w:firstLine="3600"/>
              <w:outlineLvl w:val="0"/>
              <w:rPr>
                <w:rFonts w:ascii="宋体" w:hAnsi="宋体"/>
                <w:sz w:val="24"/>
                <w:szCs w:val="24"/>
              </w:rPr>
            </w:pPr>
            <w:r w:rsidRPr="00547982">
              <w:rPr>
                <w:rFonts w:ascii="宋体" w:hAnsi="宋体" w:hint="eastAsia"/>
                <w:sz w:val="24"/>
                <w:szCs w:val="24"/>
              </w:rPr>
              <w:t xml:space="preserve">李焕宇 胡丹     </w:t>
            </w:r>
          </w:p>
          <w:p w:rsidR="00114FCD" w:rsidRPr="00547982" w:rsidRDefault="00114FCD" w:rsidP="00790D84">
            <w:pPr>
              <w:tabs>
                <w:tab w:val="left" w:pos="3780"/>
                <w:tab w:val="left" w:pos="4200"/>
              </w:tabs>
              <w:ind w:firstLineChars="200" w:firstLine="480"/>
              <w:rPr>
                <w:rFonts w:ascii="宋体" w:hAnsi="宋体"/>
                <w:sz w:val="24"/>
                <w:szCs w:val="24"/>
              </w:rPr>
            </w:pPr>
          </w:p>
          <w:p w:rsidR="00114FCD" w:rsidRPr="00547982" w:rsidRDefault="00114FCD" w:rsidP="00790D84">
            <w:pPr>
              <w:tabs>
                <w:tab w:val="left" w:pos="3780"/>
                <w:tab w:val="left" w:pos="4200"/>
              </w:tabs>
              <w:ind w:firstLineChars="200" w:firstLine="480"/>
              <w:rPr>
                <w:rFonts w:ascii="宋体" w:hAnsi="宋体"/>
                <w:sz w:val="24"/>
                <w:szCs w:val="24"/>
              </w:rPr>
            </w:pPr>
            <w:r w:rsidRPr="00547982">
              <w:rPr>
                <w:rFonts w:ascii="宋体" w:hAnsi="宋体" w:hint="eastAsia"/>
                <w:sz w:val="24"/>
                <w:szCs w:val="24"/>
              </w:rPr>
              <w:t>完</w:t>
            </w:r>
            <w:r w:rsidRPr="00547982">
              <w:rPr>
                <w:rFonts w:ascii="宋体" w:hAnsi="宋体"/>
                <w:sz w:val="24"/>
                <w:szCs w:val="24"/>
              </w:rPr>
              <w:t xml:space="preserve"> </w:t>
            </w:r>
            <w:r w:rsidRPr="00547982">
              <w:rPr>
                <w:rFonts w:ascii="宋体" w:hAnsi="宋体" w:hint="eastAsia"/>
                <w:sz w:val="24"/>
                <w:szCs w:val="24"/>
              </w:rPr>
              <w:t xml:space="preserve">  成   日</w:t>
            </w:r>
            <w:r w:rsidRPr="00547982">
              <w:rPr>
                <w:rFonts w:ascii="宋体" w:hAnsi="宋体"/>
                <w:sz w:val="24"/>
                <w:szCs w:val="24"/>
              </w:rPr>
              <w:t xml:space="preserve"> </w:t>
            </w:r>
            <w:r w:rsidRPr="00547982">
              <w:rPr>
                <w:rFonts w:ascii="宋体" w:hAnsi="宋体" w:hint="eastAsia"/>
                <w:sz w:val="24"/>
                <w:szCs w:val="24"/>
              </w:rPr>
              <w:t xml:space="preserve">  期：    </w:t>
            </w:r>
            <w:smartTag w:uri="urn:schemas-microsoft-com:office:smarttags" w:element="chsdate">
              <w:smartTagPr>
                <w:attr w:name="IsROCDate" w:val="False"/>
                <w:attr w:name="IsLunarDate" w:val="False"/>
                <w:attr w:name="Day" w:val="17"/>
                <w:attr w:name="Month" w:val="11"/>
                <w:attr w:name="Year" w:val="2009"/>
              </w:smartTagPr>
              <w:r w:rsidRPr="00547982">
                <w:rPr>
                  <w:rFonts w:ascii="宋体" w:hAnsi="宋体" w:hint="eastAsia"/>
                  <w:sz w:val="24"/>
                  <w:szCs w:val="24"/>
                </w:rPr>
                <w:t>2009-11-17</w:t>
              </w:r>
            </w:smartTag>
            <w:r w:rsidRPr="00547982">
              <w:rPr>
                <w:rFonts w:ascii="宋体" w:hAnsi="宋体" w:hint="eastAsia"/>
                <w:sz w:val="24"/>
                <w:szCs w:val="24"/>
              </w:rPr>
              <w:t xml:space="preserve">    </w:t>
            </w:r>
          </w:p>
          <w:p w:rsidR="00114FCD" w:rsidRPr="00547982" w:rsidRDefault="00114FCD" w:rsidP="00790D84">
            <w:pPr>
              <w:ind w:firstLineChars="200" w:firstLine="480"/>
              <w:rPr>
                <w:rFonts w:ascii="宋体" w:hAnsi="宋体"/>
                <w:sz w:val="24"/>
                <w:szCs w:val="24"/>
              </w:rPr>
            </w:pPr>
          </w:p>
          <w:p w:rsidR="00114FCD" w:rsidRPr="00547982" w:rsidRDefault="00114FCD" w:rsidP="00790D84">
            <w:pPr>
              <w:ind w:firstLineChars="200" w:firstLine="480"/>
              <w:rPr>
                <w:rFonts w:ascii="宋体" w:hAnsi="宋体"/>
                <w:sz w:val="24"/>
                <w:szCs w:val="24"/>
              </w:rPr>
            </w:pPr>
            <w:r w:rsidRPr="00547982">
              <w:rPr>
                <w:rFonts w:ascii="宋体" w:hAnsi="宋体" w:hint="eastAsia"/>
                <w:sz w:val="24"/>
                <w:szCs w:val="24"/>
              </w:rPr>
              <w:t xml:space="preserve">本文档 使 用部门： ■主管领导   </w:t>
            </w:r>
            <w:r w:rsidRPr="00547982">
              <w:rPr>
                <w:rFonts w:ascii="宋体" w:hAnsi="宋体"/>
                <w:sz w:val="24"/>
                <w:szCs w:val="24"/>
              </w:rPr>
              <w:t xml:space="preserve">  </w:t>
            </w:r>
            <w:r w:rsidRPr="00547982">
              <w:rPr>
                <w:rFonts w:ascii="宋体" w:hAnsi="宋体" w:hint="eastAsia"/>
                <w:sz w:val="24"/>
                <w:szCs w:val="24"/>
              </w:rPr>
              <w:t xml:space="preserve">■项目组 </w:t>
            </w:r>
          </w:p>
          <w:p w:rsidR="00114FCD" w:rsidRPr="00547982" w:rsidRDefault="00114FCD" w:rsidP="00790D84">
            <w:pPr>
              <w:ind w:leftChars="300" w:left="600" w:firstLineChars="1000" w:firstLine="2400"/>
              <w:rPr>
                <w:rFonts w:ascii="宋体" w:hAnsi="宋体"/>
                <w:sz w:val="24"/>
                <w:szCs w:val="24"/>
                <w:u w:val="single"/>
              </w:rPr>
            </w:pPr>
            <w:r w:rsidRPr="00547982">
              <w:rPr>
                <w:rFonts w:ascii="宋体" w:hAnsi="宋体" w:hint="eastAsia"/>
                <w:sz w:val="24"/>
                <w:szCs w:val="24"/>
              </w:rPr>
              <w:t xml:space="preserve">■客户（市场）  ■维护人员  ■用户  </w:t>
            </w:r>
          </w:p>
          <w:p w:rsidR="00114FCD" w:rsidRPr="00547982" w:rsidRDefault="00114FCD" w:rsidP="00790D84">
            <w:pPr>
              <w:ind w:firstLineChars="200" w:firstLine="480"/>
              <w:outlineLvl w:val="0"/>
              <w:rPr>
                <w:rFonts w:ascii="宋体" w:hAnsi="宋体"/>
                <w:sz w:val="24"/>
                <w:szCs w:val="24"/>
              </w:rPr>
            </w:pPr>
          </w:p>
          <w:p w:rsidR="00114FCD" w:rsidRPr="00547982" w:rsidRDefault="00114FCD" w:rsidP="00790D84">
            <w:pPr>
              <w:ind w:firstLineChars="200" w:firstLine="480"/>
              <w:outlineLvl w:val="0"/>
              <w:rPr>
                <w:rFonts w:ascii="宋体" w:hAnsi="宋体"/>
                <w:sz w:val="24"/>
                <w:szCs w:val="24"/>
              </w:rPr>
            </w:pPr>
            <w:r w:rsidRPr="00547982">
              <w:rPr>
                <w:rFonts w:ascii="宋体" w:hAnsi="宋体" w:hint="eastAsia"/>
                <w:sz w:val="24"/>
                <w:szCs w:val="24"/>
              </w:rPr>
              <w:t xml:space="preserve">评审负责人（签名）：      高小川     </w:t>
            </w:r>
          </w:p>
          <w:p w:rsidR="00114FCD" w:rsidRPr="00547982" w:rsidRDefault="00114FCD" w:rsidP="00790D84">
            <w:pPr>
              <w:tabs>
                <w:tab w:val="left" w:pos="1655"/>
                <w:tab w:val="center" w:pos="3672"/>
              </w:tabs>
              <w:ind w:firstLineChars="200" w:firstLine="480"/>
              <w:rPr>
                <w:rFonts w:ascii="宋体" w:hAnsi="宋体"/>
                <w:sz w:val="24"/>
                <w:szCs w:val="24"/>
              </w:rPr>
            </w:pPr>
          </w:p>
          <w:p w:rsidR="00114FCD" w:rsidRPr="00547982" w:rsidRDefault="00114FCD" w:rsidP="00790D84">
            <w:pPr>
              <w:tabs>
                <w:tab w:val="left" w:pos="1655"/>
                <w:tab w:val="center" w:pos="3672"/>
              </w:tabs>
              <w:ind w:firstLineChars="200" w:firstLine="480"/>
              <w:rPr>
                <w:rFonts w:ascii="宋体" w:hAnsi="宋体"/>
                <w:sz w:val="24"/>
                <w:szCs w:val="24"/>
              </w:rPr>
            </w:pPr>
            <w:r w:rsidRPr="00547982">
              <w:rPr>
                <w:rFonts w:ascii="宋体" w:hAnsi="宋体" w:hint="eastAsia"/>
                <w:sz w:val="24"/>
                <w:szCs w:val="24"/>
              </w:rPr>
              <w:t>评</w:t>
            </w:r>
            <w:r w:rsidRPr="00547982">
              <w:rPr>
                <w:rFonts w:ascii="宋体" w:hAnsi="宋体"/>
                <w:sz w:val="24"/>
                <w:szCs w:val="24"/>
              </w:rPr>
              <w:t xml:space="preserve"> </w:t>
            </w:r>
            <w:r w:rsidRPr="00547982">
              <w:rPr>
                <w:rFonts w:ascii="宋体" w:hAnsi="宋体" w:hint="eastAsia"/>
                <w:sz w:val="24"/>
                <w:szCs w:val="24"/>
              </w:rPr>
              <w:t xml:space="preserve">   审   日  期：     </w:t>
            </w:r>
            <w:smartTag w:uri="urn:schemas-microsoft-com:office:smarttags" w:element="chsdate">
              <w:smartTagPr>
                <w:attr w:name="IsROCDate" w:val="False"/>
                <w:attr w:name="IsLunarDate" w:val="False"/>
                <w:attr w:name="Day" w:val="18"/>
                <w:attr w:name="Month" w:val="11"/>
                <w:attr w:name="Year" w:val="2009"/>
              </w:smartTagPr>
              <w:r w:rsidRPr="00547982">
                <w:rPr>
                  <w:rFonts w:ascii="宋体" w:hAnsi="宋体" w:hint="eastAsia"/>
                  <w:sz w:val="24"/>
                  <w:szCs w:val="24"/>
                </w:rPr>
                <w:t>2009-11-18</w:t>
              </w:r>
            </w:smartTag>
            <w:r w:rsidRPr="00547982">
              <w:rPr>
                <w:rFonts w:ascii="宋体" w:hAnsi="宋体" w:hint="eastAsia"/>
                <w:sz w:val="24"/>
                <w:szCs w:val="24"/>
              </w:rPr>
              <w:t xml:space="preserve"> </w:t>
            </w:r>
          </w:p>
        </w:tc>
      </w:tr>
      <w:tr w:rsidR="002A1FE8" w:rsidRPr="00547982" w:rsidTr="00790D84">
        <w:trPr>
          <w:cantSplit/>
          <w:trHeight w:val="2711"/>
        </w:trPr>
        <w:tc>
          <w:tcPr>
            <w:tcW w:w="1960" w:type="dxa"/>
            <w:vMerge/>
            <w:shd w:val="clear" w:color="auto" w:fill="CCCCCC"/>
          </w:tcPr>
          <w:p w:rsidR="00114FCD" w:rsidRPr="00547982" w:rsidRDefault="00114FCD" w:rsidP="00790D84">
            <w:pPr>
              <w:pStyle w:val="a4"/>
              <w:jc w:val="right"/>
              <w:rPr>
                <w:rFonts w:ascii="宋体" w:hAnsi="宋体"/>
                <w:sz w:val="24"/>
                <w:szCs w:val="24"/>
              </w:rPr>
            </w:pPr>
          </w:p>
        </w:tc>
        <w:tc>
          <w:tcPr>
            <w:tcW w:w="7148" w:type="dxa"/>
            <w:vAlign w:val="bottom"/>
          </w:tcPr>
          <w:p w:rsidR="00114FCD" w:rsidRPr="00547982" w:rsidRDefault="00114FCD" w:rsidP="00790D84">
            <w:pPr>
              <w:pStyle w:val="a4"/>
              <w:jc w:val="right"/>
              <w:rPr>
                <w:rFonts w:ascii="宋体" w:hAnsi="宋体"/>
                <w:sz w:val="24"/>
                <w:szCs w:val="24"/>
              </w:rPr>
            </w:pPr>
            <w:r w:rsidRPr="00547982">
              <w:rPr>
                <w:rFonts w:ascii="宋体" w:hAnsi="宋体" w:hint="eastAsia"/>
                <w:sz w:val="24"/>
                <w:szCs w:val="24"/>
              </w:rPr>
              <w:t xml:space="preserve">                         </w:t>
            </w:r>
          </w:p>
        </w:tc>
      </w:tr>
    </w:tbl>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b/>
          <w:bCs/>
          <w:sz w:val="24"/>
          <w:szCs w:val="24"/>
        </w:rPr>
      </w:pPr>
      <w:r w:rsidRPr="00547982">
        <w:rPr>
          <w:rFonts w:ascii="宋体" w:hAnsi="宋体" w:hint="eastAsia"/>
          <w:b/>
          <w:bCs/>
          <w:sz w:val="24"/>
          <w:szCs w:val="24"/>
        </w:rPr>
        <w:t>文档信息</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88"/>
      </w:tblGrid>
      <w:tr w:rsidR="002A1FE8" w:rsidRPr="00547982" w:rsidTr="00790D84">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标题</w:t>
            </w:r>
            <w:r w:rsidRPr="00547982">
              <w:rPr>
                <w:rFonts w:ascii="宋体" w:hAnsi="宋体" w:cs="Arial"/>
                <w:sz w:val="24"/>
                <w:szCs w:val="24"/>
              </w:rPr>
              <w:t>:</w:t>
            </w:r>
            <w:r w:rsidRPr="00547982">
              <w:rPr>
                <w:rFonts w:ascii="宋体" w:hAnsi="宋体" w:hint="eastAsia"/>
                <w:sz w:val="24"/>
                <w:szCs w:val="24"/>
              </w:rPr>
              <w:t xml:space="preserve"> 西部IT人才网</w:t>
            </w:r>
            <w:r w:rsidRPr="00547982">
              <w:rPr>
                <w:rFonts w:ascii="宋体" w:hAnsi="宋体" w:cs="Arial" w:hint="eastAsia"/>
                <w:sz w:val="24"/>
                <w:szCs w:val="24"/>
              </w:rPr>
              <w:t>软件需求规约</w:t>
            </w:r>
          </w:p>
        </w:tc>
      </w:tr>
      <w:tr w:rsidR="002A1FE8" w:rsidRPr="00547982" w:rsidTr="00790D84">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作者</w:t>
            </w:r>
            <w:r w:rsidRPr="00547982">
              <w:rPr>
                <w:rFonts w:ascii="宋体" w:hAnsi="宋体" w:cs="Arial"/>
                <w:sz w:val="24"/>
                <w:szCs w:val="24"/>
              </w:rPr>
              <w:t xml:space="preserve">: </w:t>
            </w:r>
            <w:r w:rsidRPr="00547982">
              <w:rPr>
                <w:rFonts w:ascii="宋体" w:hAnsi="宋体" w:hint="eastAsia"/>
                <w:sz w:val="24"/>
                <w:szCs w:val="24"/>
              </w:rPr>
              <w:t>冯嘉希 张小东 李焕宇 胡丹</w:t>
            </w:r>
          </w:p>
        </w:tc>
      </w:tr>
      <w:tr w:rsidR="002A1FE8" w:rsidRPr="00547982" w:rsidTr="00790D84">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创建日期</w:t>
            </w:r>
            <w:r w:rsidRPr="00547982">
              <w:rPr>
                <w:rFonts w:ascii="宋体" w:hAnsi="宋体" w:cs="Arial"/>
                <w:sz w:val="24"/>
                <w:szCs w:val="24"/>
              </w:rPr>
              <w:t xml:space="preserve">: </w:t>
            </w:r>
            <w:smartTag w:uri="urn:schemas-microsoft-com:office:smarttags" w:element="chsdate">
              <w:smartTagPr>
                <w:attr w:name="IsROCDate" w:val="False"/>
                <w:attr w:name="IsLunarDate" w:val="False"/>
                <w:attr w:name="Day" w:val="17"/>
                <w:attr w:name="Month" w:val="11"/>
                <w:attr w:name="Year" w:val="2009"/>
              </w:smartTagPr>
              <w:r w:rsidRPr="00547982">
                <w:rPr>
                  <w:rFonts w:ascii="宋体" w:hAnsi="宋体" w:cs="Arial" w:hint="eastAsia"/>
                  <w:sz w:val="24"/>
                  <w:szCs w:val="24"/>
                </w:rPr>
                <w:t>2009-11-17</w:t>
              </w:r>
            </w:smartTag>
          </w:p>
        </w:tc>
      </w:tr>
      <w:tr w:rsidR="002A1FE8" w:rsidRPr="00547982" w:rsidTr="00790D84">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上次更新日期</w:t>
            </w:r>
            <w:r w:rsidRPr="00547982">
              <w:rPr>
                <w:rFonts w:ascii="宋体" w:hAnsi="宋体" w:cs="Arial"/>
                <w:sz w:val="24"/>
                <w:szCs w:val="24"/>
              </w:rPr>
              <w:t xml:space="preserve">: </w:t>
            </w:r>
            <w:smartTag w:uri="urn:schemas-microsoft-com:office:smarttags" w:element="chsdate">
              <w:smartTagPr>
                <w:attr w:name="IsROCDate" w:val="False"/>
                <w:attr w:name="IsLunarDate" w:val="False"/>
                <w:attr w:name="Day" w:val="17"/>
                <w:attr w:name="Month" w:val="11"/>
                <w:attr w:name="Year" w:val="2009"/>
              </w:smartTagPr>
              <w:r w:rsidRPr="00547982">
                <w:rPr>
                  <w:rFonts w:ascii="宋体" w:hAnsi="宋体" w:cs="Arial" w:hint="eastAsia"/>
                  <w:sz w:val="24"/>
                  <w:szCs w:val="24"/>
                </w:rPr>
                <w:t>2009-11-17</w:t>
              </w:r>
            </w:smartTag>
          </w:p>
        </w:tc>
      </w:tr>
      <w:tr w:rsidR="002A1FE8" w:rsidRPr="00547982" w:rsidTr="00790D84">
        <w:trPr>
          <w:trHeight w:val="80"/>
        </w:trPr>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版本</w:t>
            </w:r>
            <w:r w:rsidRPr="00547982">
              <w:rPr>
                <w:rFonts w:ascii="宋体" w:hAnsi="宋体" w:cs="Arial"/>
                <w:sz w:val="24"/>
                <w:szCs w:val="24"/>
              </w:rPr>
              <w:t>:</w:t>
            </w:r>
            <w:r w:rsidRPr="00547982">
              <w:rPr>
                <w:rFonts w:ascii="宋体" w:hAnsi="宋体" w:cs="Arial" w:hint="eastAsia"/>
                <w:sz w:val="24"/>
                <w:szCs w:val="24"/>
              </w:rPr>
              <w:t xml:space="preserve"> Build2.0</w:t>
            </w:r>
          </w:p>
        </w:tc>
      </w:tr>
      <w:tr w:rsidR="002A1FE8" w:rsidRPr="00547982" w:rsidTr="00790D84">
        <w:tc>
          <w:tcPr>
            <w:tcW w:w="9288" w:type="dxa"/>
          </w:tcPr>
          <w:p w:rsidR="00114FCD" w:rsidRPr="00547982" w:rsidRDefault="00114FCD" w:rsidP="00790D84">
            <w:pPr>
              <w:rPr>
                <w:rFonts w:ascii="宋体" w:hAnsi="宋体" w:cs="Arial"/>
                <w:sz w:val="24"/>
                <w:szCs w:val="24"/>
              </w:rPr>
            </w:pPr>
          </w:p>
        </w:tc>
      </w:tr>
      <w:tr w:rsidR="002A1FE8" w:rsidRPr="00547982" w:rsidTr="00790D84">
        <w:tc>
          <w:tcPr>
            <w:tcW w:w="928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部门名称</w:t>
            </w:r>
            <w:r w:rsidRPr="00547982">
              <w:rPr>
                <w:rFonts w:ascii="宋体" w:hAnsi="宋体" w:cs="Arial"/>
                <w:sz w:val="24"/>
                <w:szCs w:val="24"/>
              </w:rPr>
              <w:t xml:space="preserve">: </w:t>
            </w:r>
            <w:r w:rsidRPr="00547982">
              <w:rPr>
                <w:rFonts w:ascii="宋体" w:hAnsi="宋体" w:hint="eastAsia"/>
                <w:sz w:val="24"/>
                <w:szCs w:val="24"/>
              </w:rPr>
              <w:t>软件产品研发部</w:t>
            </w:r>
          </w:p>
        </w:tc>
      </w:tr>
    </w:tbl>
    <w:p w:rsidR="00114FCD" w:rsidRPr="00547982" w:rsidRDefault="00114FCD" w:rsidP="00114FCD">
      <w:pPr>
        <w:pStyle w:val="Tabletext"/>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pStyle w:val="11"/>
        <w:spacing w:before="0" w:after="0"/>
        <w:rPr>
          <w:rFonts w:ascii="宋体" w:hAnsi="宋体"/>
          <w:caps w:val="0"/>
          <w:sz w:val="24"/>
          <w:szCs w:val="24"/>
        </w:rPr>
      </w:pPr>
      <w:r w:rsidRPr="00547982">
        <w:rPr>
          <w:rFonts w:ascii="宋体" w:hAnsi="宋体" w:hint="eastAsia"/>
          <w:caps w:val="0"/>
          <w:sz w:val="24"/>
          <w:szCs w:val="24"/>
        </w:rPr>
        <w:t>修订文档历史记录</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440"/>
        <w:gridCol w:w="4320"/>
        <w:gridCol w:w="1980"/>
      </w:tblGrid>
      <w:tr w:rsidR="002A1FE8" w:rsidRPr="00547982" w:rsidTr="00790D84">
        <w:tc>
          <w:tcPr>
            <w:tcW w:w="1548" w:type="dxa"/>
          </w:tcPr>
          <w:p w:rsidR="00114FCD" w:rsidRPr="00547982" w:rsidRDefault="00114FCD" w:rsidP="00790D84">
            <w:pPr>
              <w:rPr>
                <w:rFonts w:ascii="宋体" w:hAnsi="宋体" w:cs="Arial"/>
                <w:b/>
                <w:sz w:val="24"/>
                <w:szCs w:val="24"/>
              </w:rPr>
            </w:pPr>
            <w:r w:rsidRPr="00547982">
              <w:rPr>
                <w:rFonts w:ascii="宋体" w:hAnsi="宋体" w:cs="Arial" w:hint="eastAsia"/>
                <w:b/>
                <w:sz w:val="24"/>
                <w:szCs w:val="24"/>
              </w:rPr>
              <w:t>日期</w:t>
            </w:r>
          </w:p>
        </w:tc>
        <w:tc>
          <w:tcPr>
            <w:tcW w:w="1440" w:type="dxa"/>
          </w:tcPr>
          <w:p w:rsidR="00114FCD" w:rsidRPr="00547982" w:rsidRDefault="00114FCD" w:rsidP="00790D84">
            <w:pPr>
              <w:rPr>
                <w:rFonts w:ascii="宋体" w:hAnsi="宋体" w:cs="Arial"/>
                <w:b/>
                <w:sz w:val="24"/>
                <w:szCs w:val="24"/>
              </w:rPr>
            </w:pPr>
            <w:r w:rsidRPr="00547982">
              <w:rPr>
                <w:rFonts w:ascii="宋体" w:hAnsi="宋体" w:cs="Arial" w:hint="eastAsia"/>
                <w:b/>
                <w:sz w:val="24"/>
                <w:szCs w:val="24"/>
              </w:rPr>
              <w:t>版本</w:t>
            </w:r>
          </w:p>
        </w:tc>
        <w:tc>
          <w:tcPr>
            <w:tcW w:w="4320" w:type="dxa"/>
          </w:tcPr>
          <w:p w:rsidR="00114FCD" w:rsidRPr="00547982" w:rsidRDefault="00114FCD" w:rsidP="00790D84">
            <w:pPr>
              <w:rPr>
                <w:rFonts w:ascii="宋体" w:hAnsi="宋体" w:cs="Arial"/>
                <w:b/>
                <w:sz w:val="24"/>
                <w:szCs w:val="24"/>
              </w:rPr>
            </w:pPr>
            <w:r w:rsidRPr="00547982">
              <w:rPr>
                <w:rFonts w:ascii="宋体" w:hAnsi="宋体" w:cs="Arial" w:hint="eastAsia"/>
                <w:b/>
                <w:sz w:val="24"/>
                <w:szCs w:val="24"/>
              </w:rPr>
              <w:t>说明</w:t>
            </w:r>
          </w:p>
        </w:tc>
        <w:tc>
          <w:tcPr>
            <w:tcW w:w="1980" w:type="dxa"/>
          </w:tcPr>
          <w:p w:rsidR="00114FCD" w:rsidRPr="00547982" w:rsidRDefault="00114FCD" w:rsidP="00790D84">
            <w:pPr>
              <w:rPr>
                <w:rFonts w:ascii="宋体" w:hAnsi="宋体" w:cs="Arial"/>
                <w:b/>
                <w:sz w:val="24"/>
                <w:szCs w:val="24"/>
              </w:rPr>
            </w:pPr>
            <w:r w:rsidRPr="00547982">
              <w:rPr>
                <w:rFonts w:ascii="宋体" w:hAnsi="宋体" w:cs="Arial" w:hint="eastAsia"/>
                <w:b/>
                <w:sz w:val="24"/>
                <w:szCs w:val="24"/>
              </w:rPr>
              <w:t>作者</w:t>
            </w:r>
          </w:p>
        </w:tc>
      </w:tr>
      <w:tr w:rsidR="002A1FE8" w:rsidRPr="00547982" w:rsidTr="00790D84">
        <w:trPr>
          <w:trHeight w:val="108"/>
        </w:trPr>
        <w:tc>
          <w:tcPr>
            <w:tcW w:w="154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2009-11-18</w:t>
            </w:r>
          </w:p>
        </w:tc>
        <w:tc>
          <w:tcPr>
            <w:tcW w:w="144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1.0.20091118</w:t>
            </w:r>
          </w:p>
        </w:tc>
        <w:tc>
          <w:tcPr>
            <w:tcW w:w="432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正式发布</w:t>
            </w:r>
          </w:p>
        </w:tc>
        <w:tc>
          <w:tcPr>
            <w:tcW w:w="1980" w:type="dxa"/>
          </w:tcPr>
          <w:p w:rsidR="00114FCD" w:rsidRPr="00547982" w:rsidRDefault="00114FCD" w:rsidP="00790D84">
            <w:pPr>
              <w:rPr>
                <w:rFonts w:ascii="宋体" w:hAnsi="宋体" w:cs="Arial"/>
                <w:sz w:val="24"/>
                <w:szCs w:val="24"/>
              </w:rPr>
            </w:pPr>
            <w:r w:rsidRPr="00547982">
              <w:rPr>
                <w:rFonts w:ascii="宋体" w:hAnsi="宋体" w:hint="eastAsia"/>
                <w:sz w:val="24"/>
                <w:szCs w:val="24"/>
              </w:rPr>
              <w:t>冯嘉希 张小东 李焕宇 胡丹</w:t>
            </w:r>
          </w:p>
        </w:tc>
      </w:tr>
      <w:tr w:rsidR="002A1FE8" w:rsidRPr="00547982" w:rsidTr="00790D84">
        <w:trPr>
          <w:trHeight w:val="252"/>
        </w:trPr>
        <w:tc>
          <w:tcPr>
            <w:tcW w:w="154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2009-11-25</w:t>
            </w:r>
          </w:p>
        </w:tc>
        <w:tc>
          <w:tcPr>
            <w:tcW w:w="144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Build1.0</w:t>
            </w:r>
          </w:p>
        </w:tc>
        <w:tc>
          <w:tcPr>
            <w:tcW w:w="432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需求基线发布，版本升级</w:t>
            </w:r>
          </w:p>
        </w:tc>
        <w:tc>
          <w:tcPr>
            <w:tcW w:w="198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庄阳</w:t>
            </w: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2009-11-27</w:t>
            </w:r>
          </w:p>
        </w:tc>
        <w:tc>
          <w:tcPr>
            <w:tcW w:w="144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Build1.1</w:t>
            </w:r>
          </w:p>
        </w:tc>
        <w:tc>
          <w:tcPr>
            <w:tcW w:w="432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增加批量导入导出实训和培训学员信息功能</w:t>
            </w:r>
          </w:p>
        </w:tc>
        <w:tc>
          <w:tcPr>
            <w:tcW w:w="198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李焕宇</w:t>
            </w: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2009-11-30</w:t>
            </w:r>
          </w:p>
        </w:tc>
        <w:tc>
          <w:tcPr>
            <w:tcW w:w="144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Build1.2</w:t>
            </w:r>
          </w:p>
        </w:tc>
        <w:tc>
          <w:tcPr>
            <w:tcW w:w="432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删除对实训和培训学员信息进行分类统计功能</w:t>
            </w:r>
          </w:p>
        </w:tc>
        <w:tc>
          <w:tcPr>
            <w:tcW w:w="198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胡丹</w:t>
            </w: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2009-12-04</w:t>
            </w:r>
          </w:p>
        </w:tc>
        <w:tc>
          <w:tcPr>
            <w:tcW w:w="144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Build2.0</w:t>
            </w:r>
          </w:p>
        </w:tc>
        <w:tc>
          <w:tcPr>
            <w:tcW w:w="432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设计基线发布，版本升级</w:t>
            </w:r>
          </w:p>
        </w:tc>
        <w:tc>
          <w:tcPr>
            <w:tcW w:w="1980" w:type="dxa"/>
          </w:tcPr>
          <w:p w:rsidR="00114FCD" w:rsidRPr="00547982" w:rsidRDefault="00114FCD" w:rsidP="00790D84">
            <w:pPr>
              <w:rPr>
                <w:rFonts w:ascii="宋体" w:hAnsi="宋体" w:cs="Arial"/>
                <w:sz w:val="24"/>
                <w:szCs w:val="24"/>
              </w:rPr>
            </w:pPr>
            <w:r w:rsidRPr="00547982">
              <w:rPr>
                <w:rFonts w:ascii="宋体" w:hAnsi="宋体" w:cs="Arial" w:hint="eastAsia"/>
                <w:sz w:val="24"/>
                <w:szCs w:val="24"/>
              </w:rPr>
              <w:t>庄阳</w:t>
            </w: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r w:rsidR="002A1FE8" w:rsidRPr="00547982" w:rsidTr="00790D84">
        <w:trPr>
          <w:trHeight w:val="55"/>
        </w:trPr>
        <w:tc>
          <w:tcPr>
            <w:tcW w:w="1548" w:type="dxa"/>
          </w:tcPr>
          <w:p w:rsidR="00114FCD" w:rsidRPr="00547982" w:rsidRDefault="00114FCD" w:rsidP="00790D84">
            <w:pPr>
              <w:rPr>
                <w:rFonts w:ascii="宋体" w:hAnsi="宋体" w:cs="Arial"/>
                <w:sz w:val="24"/>
                <w:szCs w:val="24"/>
              </w:rPr>
            </w:pPr>
          </w:p>
        </w:tc>
        <w:tc>
          <w:tcPr>
            <w:tcW w:w="1440" w:type="dxa"/>
          </w:tcPr>
          <w:p w:rsidR="00114FCD" w:rsidRPr="00547982" w:rsidRDefault="00114FCD" w:rsidP="00790D84">
            <w:pPr>
              <w:rPr>
                <w:rFonts w:ascii="宋体" w:hAnsi="宋体" w:cs="Arial"/>
                <w:sz w:val="24"/>
                <w:szCs w:val="24"/>
              </w:rPr>
            </w:pPr>
          </w:p>
        </w:tc>
        <w:tc>
          <w:tcPr>
            <w:tcW w:w="4320" w:type="dxa"/>
          </w:tcPr>
          <w:p w:rsidR="00114FCD" w:rsidRPr="00547982" w:rsidRDefault="00114FCD" w:rsidP="00790D84">
            <w:pPr>
              <w:rPr>
                <w:rFonts w:ascii="宋体" w:hAnsi="宋体" w:cs="Arial"/>
                <w:sz w:val="24"/>
                <w:szCs w:val="24"/>
              </w:rPr>
            </w:pPr>
          </w:p>
        </w:tc>
        <w:tc>
          <w:tcPr>
            <w:tcW w:w="1980" w:type="dxa"/>
          </w:tcPr>
          <w:p w:rsidR="00114FCD" w:rsidRPr="00547982" w:rsidRDefault="00114FCD" w:rsidP="00790D84">
            <w:pPr>
              <w:rPr>
                <w:rFonts w:ascii="宋体" w:hAnsi="宋体" w:cs="Arial"/>
                <w:sz w:val="24"/>
                <w:szCs w:val="24"/>
              </w:rPr>
            </w:pPr>
          </w:p>
        </w:tc>
      </w:tr>
    </w:tbl>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sz w:val="24"/>
          <w:szCs w:val="24"/>
        </w:rPr>
      </w:pPr>
    </w:p>
    <w:p w:rsidR="00114FCD" w:rsidRPr="00547982" w:rsidRDefault="00114FCD" w:rsidP="00114FCD">
      <w:pPr>
        <w:rPr>
          <w:rFonts w:ascii="宋体" w:hAnsi="宋体"/>
          <w:b/>
          <w:sz w:val="24"/>
          <w:szCs w:val="24"/>
        </w:rPr>
      </w:pPr>
      <w:r w:rsidRPr="00547982">
        <w:rPr>
          <w:rFonts w:ascii="宋体" w:hAnsi="宋体" w:hint="eastAsia"/>
          <w:b/>
          <w:sz w:val="24"/>
          <w:szCs w:val="24"/>
        </w:rPr>
        <w:t>目 录</w:t>
      </w:r>
    </w:p>
    <w:p w:rsidR="00114FCD" w:rsidRPr="00547982" w:rsidRDefault="00114FCD" w:rsidP="00114FCD">
      <w:pPr>
        <w:pStyle w:val="11"/>
        <w:tabs>
          <w:tab w:val="left" w:pos="400"/>
          <w:tab w:val="right" w:leader="dot" w:pos="8302"/>
        </w:tabs>
        <w:rPr>
          <w:rFonts w:ascii="宋体" w:hAnsi="宋体"/>
          <w:b w:val="0"/>
          <w:caps w:val="0"/>
          <w:noProof/>
          <w:snapToGrid/>
          <w:kern w:val="2"/>
          <w:sz w:val="24"/>
          <w:szCs w:val="24"/>
        </w:rPr>
      </w:pPr>
      <w:r w:rsidRPr="00547982">
        <w:rPr>
          <w:rFonts w:ascii="宋体" w:hAnsi="宋体"/>
          <w:caps w:val="0"/>
          <w:sz w:val="24"/>
          <w:szCs w:val="24"/>
        </w:rPr>
        <w:fldChar w:fldCharType="begin"/>
      </w:r>
      <w:r w:rsidRPr="00547982">
        <w:rPr>
          <w:rFonts w:ascii="宋体" w:hAnsi="宋体"/>
          <w:caps w:val="0"/>
          <w:sz w:val="24"/>
          <w:szCs w:val="24"/>
        </w:rPr>
        <w:instrText xml:space="preserve"> TOC \o "1-3" \h \z </w:instrText>
      </w:r>
      <w:r w:rsidRPr="00547982">
        <w:rPr>
          <w:rFonts w:ascii="宋体" w:hAnsi="宋体"/>
          <w:caps w:val="0"/>
          <w:sz w:val="24"/>
          <w:szCs w:val="24"/>
        </w:rPr>
        <w:fldChar w:fldCharType="separate"/>
      </w:r>
      <w:hyperlink w:anchor="_Toc252470091" w:history="1">
        <w:r w:rsidRPr="00547982">
          <w:rPr>
            <w:rStyle w:val="a7"/>
            <w:rFonts w:ascii="宋体" w:hAnsi="宋体"/>
            <w:noProof/>
            <w:color w:val="auto"/>
            <w:sz w:val="24"/>
            <w:szCs w:val="24"/>
          </w:rPr>
          <w:t>1.</w:t>
        </w:r>
        <w:r w:rsidRPr="00547982">
          <w:rPr>
            <w:rFonts w:ascii="宋体" w:hAnsi="宋体"/>
            <w:b w:val="0"/>
            <w:caps w:val="0"/>
            <w:noProof/>
            <w:snapToGrid/>
            <w:kern w:val="2"/>
            <w:sz w:val="24"/>
            <w:szCs w:val="24"/>
          </w:rPr>
          <w:tab/>
        </w:r>
        <w:r w:rsidRPr="00547982">
          <w:rPr>
            <w:rStyle w:val="a7"/>
            <w:rFonts w:ascii="宋体" w:hAnsi="宋体" w:hint="eastAsia"/>
            <w:noProof/>
            <w:color w:val="auto"/>
            <w:sz w:val="24"/>
            <w:szCs w:val="24"/>
          </w:rPr>
          <w:t>引言</w:t>
        </w:r>
        <w:r w:rsidRPr="00547982">
          <w:rPr>
            <w:rFonts w:ascii="宋体" w:hAnsi="宋体"/>
            <w:noProof/>
            <w:webHidden/>
            <w:sz w:val="24"/>
            <w:szCs w:val="24"/>
          </w:rPr>
          <w:tab/>
        </w:r>
        <w:r w:rsidRPr="00547982">
          <w:rPr>
            <w:rFonts w:ascii="宋体" w:hAnsi="宋体"/>
            <w:noProof/>
            <w:webHidden/>
            <w:sz w:val="24"/>
            <w:szCs w:val="24"/>
          </w:rPr>
          <w:fldChar w:fldCharType="begin"/>
        </w:r>
        <w:r w:rsidRPr="00547982">
          <w:rPr>
            <w:rFonts w:ascii="宋体" w:hAnsi="宋体"/>
            <w:noProof/>
            <w:webHidden/>
            <w:sz w:val="24"/>
            <w:szCs w:val="24"/>
          </w:rPr>
          <w:instrText xml:space="preserve"> PAGEREF _Toc252470091 \h </w:instrText>
        </w:r>
        <w:r w:rsidRPr="00547982">
          <w:rPr>
            <w:rFonts w:ascii="宋体" w:hAnsi="宋体"/>
            <w:noProof/>
            <w:webHidden/>
            <w:sz w:val="24"/>
            <w:szCs w:val="24"/>
          </w:rPr>
        </w:r>
        <w:r w:rsidRPr="00547982">
          <w:rPr>
            <w:rFonts w:ascii="宋体" w:hAnsi="宋体"/>
            <w:noProof/>
            <w:webHidden/>
            <w:sz w:val="24"/>
            <w:szCs w:val="24"/>
          </w:rPr>
          <w:fldChar w:fldCharType="separate"/>
        </w:r>
        <w:r w:rsidRPr="00547982">
          <w:rPr>
            <w:rFonts w:ascii="宋体" w:hAnsi="宋体"/>
            <w:noProof/>
            <w:webHidden/>
            <w:sz w:val="24"/>
            <w:szCs w:val="24"/>
          </w:rPr>
          <w:t>1</w:t>
        </w:r>
        <w:r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2" w:history="1">
        <w:r w:rsidR="00114FCD" w:rsidRPr="00547982">
          <w:rPr>
            <w:rStyle w:val="a7"/>
            <w:rFonts w:ascii="宋体" w:hAnsi="宋体"/>
            <w:noProof/>
            <w:color w:val="auto"/>
            <w:sz w:val="24"/>
            <w:szCs w:val="24"/>
          </w:rPr>
          <w:t>1.1</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目的</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3" w:history="1">
        <w:r w:rsidR="00114FCD" w:rsidRPr="00547982">
          <w:rPr>
            <w:rStyle w:val="a7"/>
            <w:rFonts w:ascii="宋体" w:hAnsi="宋体"/>
            <w:noProof/>
            <w:color w:val="auto"/>
            <w:sz w:val="24"/>
            <w:szCs w:val="24"/>
          </w:rPr>
          <w:t>1.2</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范围</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4" w:history="1">
        <w:r w:rsidR="00114FCD" w:rsidRPr="00547982">
          <w:rPr>
            <w:rStyle w:val="a7"/>
            <w:rFonts w:ascii="宋体" w:hAnsi="宋体"/>
            <w:noProof/>
            <w:color w:val="auto"/>
            <w:sz w:val="24"/>
            <w:szCs w:val="24"/>
          </w:rPr>
          <w:t>1.3</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定义、首字母缩写词和缩略语</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5" w:history="1">
        <w:r w:rsidR="00114FCD" w:rsidRPr="00547982">
          <w:rPr>
            <w:rStyle w:val="a7"/>
            <w:rFonts w:ascii="宋体" w:hAnsi="宋体"/>
            <w:noProof/>
            <w:color w:val="auto"/>
            <w:sz w:val="24"/>
            <w:szCs w:val="24"/>
          </w:rPr>
          <w:t>1.4</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参考资料</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11"/>
        <w:tabs>
          <w:tab w:val="left" w:pos="400"/>
          <w:tab w:val="right" w:leader="dot" w:pos="8302"/>
        </w:tabs>
        <w:rPr>
          <w:rFonts w:ascii="宋体" w:hAnsi="宋体"/>
          <w:b w:val="0"/>
          <w:caps w:val="0"/>
          <w:noProof/>
          <w:snapToGrid/>
          <w:kern w:val="2"/>
          <w:sz w:val="24"/>
          <w:szCs w:val="24"/>
        </w:rPr>
      </w:pPr>
      <w:hyperlink w:anchor="_Toc252470096" w:history="1">
        <w:r w:rsidR="00114FCD" w:rsidRPr="00547982">
          <w:rPr>
            <w:rStyle w:val="a7"/>
            <w:rFonts w:ascii="宋体" w:hAnsi="宋体"/>
            <w:noProof/>
            <w:color w:val="auto"/>
            <w:sz w:val="24"/>
            <w:szCs w:val="24"/>
          </w:rPr>
          <w:t>2.</w:t>
        </w:r>
        <w:r w:rsidR="00114FCD" w:rsidRPr="00547982">
          <w:rPr>
            <w:rFonts w:ascii="宋体" w:hAnsi="宋体"/>
            <w:b w:val="0"/>
            <w:caps w:val="0"/>
            <w:noProof/>
            <w:snapToGrid/>
            <w:kern w:val="2"/>
            <w:sz w:val="24"/>
            <w:szCs w:val="24"/>
          </w:rPr>
          <w:tab/>
        </w:r>
        <w:r w:rsidR="00114FCD" w:rsidRPr="00547982">
          <w:rPr>
            <w:rStyle w:val="a7"/>
            <w:rFonts w:ascii="宋体" w:hAnsi="宋体" w:hint="eastAsia"/>
            <w:noProof/>
            <w:color w:val="auto"/>
            <w:sz w:val="24"/>
            <w:szCs w:val="24"/>
          </w:rPr>
          <w:t>软件总体概述</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7" w:history="1">
        <w:r w:rsidR="00114FCD" w:rsidRPr="00547982">
          <w:rPr>
            <w:rStyle w:val="a7"/>
            <w:rFonts w:ascii="宋体" w:hAnsi="宋体"/>
            <w:noProof/>
            <w:color w:val="auto"/>
            <w:sz w:val="24"/>
            <w:szCs w:val="24"/>
          </w:rPr>
          <w:t>2.1</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软件标识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098" w:history="1">
        <w:r w:rsidR="00114FCD" w:rsidRPr="00547982">
          <w:rPr>
            <w:rStyle w:val="a7"/>
            <w:rFonts w:ascii="宋体" w:hAnsi="宋体"/>
            <w:noProof/>
            <w:color w:val="auto"/>
            <w:sz w:val="24"/>
            <w:szCs w:val="24"/>
          </w:rPr>
          <w:t>2.2</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软件描述</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099" w:history="1">
        <w:r w:rsidR="00114FCD" w:rsidRPr="00547982">
          <w:rPr>
            <w:rStyle w:val="a7"/>
            <w:rFonts w:ascii="宋体" w:hAnsi="宋体"/>
            <w:noProof/>
            <w:color w:val="auto"/>
            <w:sz w:val="24"/>
            <w:szCs w:val="24"/>
          </w:rPr>
          <w:t>2.2.1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系统属性</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_Toc252470099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0" w:history="1">
        <w:r w:rsidR="00114FCD" w:rsidRPr="00547982">
          <w:rPr>
            <w:rStyle w:val="a7"/>
            <w:rFonts w:ascii="宋体" w:hAnsi="宋体"/>
            <w:noProof/>
            <w:color w:val="auto"/>
            <w:sz w:val="24"/>
            <w:szCs w:val="24"/>
          </w:rPr>
          <w:t>2.2.2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开发背景</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1" w:history="1">
        <w:r w:rsidR="00114FCD" w:rsidRPr="00547982">
          <w:rPr>
            <w:rStyle w:val="a7"/>
            <w:rFonts w:ascii="宋体" w:hAnsi="宋体"/>
            <w:noProof/>
            <w:color w:val="auto"/>
            <w:sz w:val="24"/>
            <w:szCs w:val="24"/>
          </w:rPr>
          <w:t>2.2.3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软件功能</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02" w:history="1">
        <w:r w:rsidR="00114FCD" w:rsidRPr="00547982">
          <w:rPr>
            <w:rStyle w:val="a7"/>
            <w:rFonts w:ascii="宋体" w:hAnsi="宋体"/>
            <w:noProof/>
            <w:color w:val="auto"/>
            <w:sz w:val="24"/>
            <w:szCs w:val="24"/>
          </w:rPr>
          <w:t>2.3</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用户的特点</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5</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03" w:history="1">
        <w:r w:rsidR="00114FCD" w:rsidRPr="00547982">
          <w:rPr>
            <w:rStyle w:val="a7"/>
            <w:rFonts w:ascii="宋体" w:hAnsi="宋体"/>
            <w:noProof/>
            <w:color w:val="auto"/>
            <w:sz w:val="24"/>
            <w:szCs w:val="24"/>
          </w:rPr>
          <w:t>2.4</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限制与约束</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5</w:t>
        </w:r>
        <w:r w:rsidR="00114FCD" w:rsidRPr="00547982">
          <w:rPr>
            <w:rFonts w:ascii="宋体" w:hAnsi="宋体"/>
            <w:noProof/>
            <w:webHidden/>
            <w:sz w:val="24"/>
            <w:szCs w:val="24"/>
          </w:rPr>
          <w:fldChar w:fldCharType="end"/>
        </w:r>
      </w:hyperlink>
    </w:p>
    <w:p w:rsidR="00114FCD" w:rsidRPr="00547982" w:rsidRDefault="00B0374F" w:rsidP="00114FCD">
      <w:pPr>
        <w:pStyle w:val="11"/>
        <w:tabs>
          <w:tab w:val="left" w:pos="400"/>
          <w:tab w:val="right" w:leader="dot" w:pos="8302"/>
        </w:tabs>
        <w:rPr>
          <w:rFonts w:ascii="宋体" w:hAnsi="宋体"/>
          <w:b w:val="0"/>
          <w:caps w:val="0"/>
          <w:noProof/>
          <w:snapToGrid/>
          <w:kern w:val="2"/>
          <w:sz w:val="24"/>
          <w:szCs w:val="24"/>
        </w:rPr>
      </w:pPr>
      <w:hyperlink w:anchor="_Toc252470104" w:history="1">
        <w:r w:rsidR="00114FCD" w:rsidRPr="00547982">
          <w:rPr>
            <w:rStyle w:val="a7"/>
            <w:rFonts w:ascii="宋体" w:hAnsi="宋体"/>
            <w:noProof/>
            <w:color w:val="auto"/>
            <w:sz w:val="24"/>
            <w:szCs w:val="24"/>
          </w:rPr>
          <w:t>3.</w:t>
        </w:r>
        <w:r w:rsidR="00114FCD" w:rsidRPr="00547982">
          <w:rPr>
            <w:rFonts w:ascii="宋体" w:hAnsi="宋体"/>
            <w:b w:val="0"/>
            <w:caps w:val="0"/>
            <w:noProof/>
            <w:snapToGrid/>
            <w:kern w:val="2"/>
            <w:sz w:val="24"/>
            <w:szCs w:val="24"/>
          </w:rPr>
          <w:tab/>
        </w:r>
        <w:r w:rsidR="00114FCD" w:rsidRPr="00547982">
          <w:rPr>
            <w:rStyle w:val="a7"/>
            <w:rFonts w:ascii="宋体" w:hAnsi="宋体" w:hint="eastAsia"/>
            <w:noProof/>
            <w:color w:val="auto"/>
            <w:sz w:val="24"/>
            <w:szCs w:val="24"/>
          </w:rPr>
          <w:t>具体需求</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05" w:history="1">
        <w:r w:rsidR="00114FCD" w:rsidRPr="00547982">
          <w:rPr>
            <w:rStyle w:val="a7"/>
            <w:rFonts w:ascii="宋体" w:hAnsi="宋体"/>
            <w:noProof/>
            <w:color w:val="auto"/>
            <w:sz w:val="24"/>
            <w:szCs w:val="24"/>
          </w:rPr>
          <w:t>3.1</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首页</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6" w:history="1">
        <w:r w:rsidR="00114FCD" w:rsidRPr="00547982">
          <w:rPr>
            <w:rStyle w:val="a7"/>
            <w:rFonts w:ascii="宋体" w:hAnsi="宋体"/>
            <w:noProof/>
            <w:color w:val="auto"/>
            <w:sz w:val="24"/>
            <w:szCs w:val="24"/>
          </w:rPr>
          <w:t>3.1.1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用户注册</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7</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7" w:history="1">
        <w:r w:rsidR="00114FCD" w:rsidRPr="00547982">
          <w:rPr>
            <w:rStyle w:val="a7"/>
            <w:rFonts w:ascii="宋体" w:hAnsi="宋体"/>
            <w:noProof/>
            <w:color w:val="auto"/>
            <w:sz w:val="24"/>
            <w:szCs w:val="24"/>
          </w:rPr>
          <w:t>3.1.2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用户登录</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10</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8" w:history="1">
        <w:r w:rsidR="00114FCD" w:rsidRPr="00547982">
          <w:rPr>
            <w:rStyle w:val="a7"/>
            <w:rFonts w:ascii="宋体" w:hAnsi="宋体"/>
            <w:noProof/>
            <w:color w:val="auto"/>
            <w:sz w:val="24"/>
            <w:szCs w:val="24"/>
          </w:rPr>
          <w:t>3.1.3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公共信息</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11</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09" w:history="1">
        <w:r w:rsidR="00114FCD" w:rsidRPr="00547982">
          <w:rPr>
            <w:rStyle w:val="a7"/>
            <w:rFonts w:ascii="宋体" w:hAnsi="宋体"/>
            <w:noProof/>
            <w:color w:val="auto"/>
            <w:sz w:val="24"/>
            <w:szCs w:val="24"/>
          </w:rPr>
          <w:t>3.1.4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双向搜索</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_Toc252470109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15</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10" w:history="1">
        <w:r w:rsidR="00114FCD" w:rsidRPr="00547982">
          <w:rPr>
            <w:rStyle w:val="a7"/>
            <w:rFonts w:ascii="宋体" w:hAnsi="宋体"/>
            <w:noProof/>
            <w:color w:val="auto"/>
            <w:sz w:val="24"/>
            <w:szCs w:val="24"/>
            <w:lang w:val="zh-CN"/>
          </w:rPr>
          <w:t>3.2</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lang w:val="zh-CN"/>
          </w:rPr>
          <w:t>找工作</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18</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1" w:history="1">
        <w:r w:rsidR="00114FCD" w:rsidRPr="00547982">
          <w:rPr>
            <w:rStyle w:val="a7"/>
            <w:rFonts w:ascii="宋体" w:hAnsi="宋体"/>
            <w:noProof/>
            <w:color w:val="auto"/>
            <w:sz w:val="24"/>
            <w:szCs w:val="24"/>
          </w:rPr>
          <w:t>3.2.1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个人用户登陆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18</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2" w:history="1">
        <w:r w:rsidR="00114FCD" w:rsidRPr="00547982">
          <w:rPr>
            <w:rStyle w:val="a7"/>
            <w:rFonts w:ascii="宋体" w:hAnsi="宋体"/>
            <w:noProof/>
            <w:color w:val="auto"/>
            <w:sz w:val="24"/>
            <w:szCs w:val="24"/>
          </w:rPr>
          <w:t>3.2.2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个人用户高级搜索</w:t>
        </w:r>
        <w:r w:rsidR="00114FCD" w:rsidRPr="00547982">
          <w:rPr>
            <w:rFonts w:ascii="宋体" w:hAnsi="宋体"/>
            <w:noProof/>
            <w:webHidden/>
            <w:sz w:val="24"/>
            <w:szCs w:val="24"/>
          </w:rPr>
          <w:lastRenderedPageBreak/>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19</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3" w:history="1">
        <w:r w:rsidR="00114FCD" w:rsidRPr="00547982">
          <w:rPr>
            <w:rStyle w:val="a7"/>
            <w:rFonts w:ascii="宋体" w:hAnsi="宋体"/>
            <w:noProof/>
            <w:color w:val="auto"/>
            <w:sz w:val="24"/>
            <w:szCs w:val="24"/>
          </w:rPr>
          <w:t>3.2.3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个人用户投送简历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20</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4" w:history="1">
        <w:r w:rsidR="00114FCD" w:rsidRPr="00547982">
          <w:rPr>
            <w:rStyle w:val="a7"/>
            <w:rFonts w:ascii="宋体" w:hAnsi="宋体"/>
            <w:noProof/>
            <w:color w:val="auto"/>
            <w:sz w:val="24"/>
            <w:szCs w:val="24"/>
          </w:rPr>
          <w:t>3.2.4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个人用户招聘信息收藏</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22</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5" w:history="1">
        <w:r w:rsidR="00114FCD" w:rsidRPr="00547982">
          <w:rPr>
            <w:rStyle w:val="a7"/>
            <w:rFonts w:ascii="宋体" w:hAnsi="宋体"/>
            <w:noProof/>
            <w:color w:val="auto"/>
            <w:sz w:val="24"/>
            <w:szCs w:val="24"/>
          </w:rPr>
          <w:t>3.2.5</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显示热门职位</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22</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16" w:history="1">
        <w:r w:rsidR="00114FCD" w:rsidRPr="00547982">
          <w:rPr>
            <w:rStyle w:val="a7"/>
            <w:rFonts w:ascii="宋体" w:hAnsi="宋体"/>
            <w:noProof/>
            <w:color w:val="auto"/>
            <w:sz w:val="24"/>
            <w:szCs w:val="24"/>
            <w:lang w:val="zh-CN"/>
          </w:rPr>
          <w:t>3.3</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lang w:val="zh-CN"/>
          </w:rPr>
          <w:t>找人才</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7" w:history="1">
        <w:r w:rsidR="00114FCD" w:rsidRPr="00547982">
          <w:rPr>
            <w:rStyle w:val="a7"/>
            <w:rFonts w:ascii="宋体" w:hAnsi="宋体"/>
            <w:noProof/>
            <w:color w:val="auto"/>
            <w:sz w:val="24"/>
            <w:szCs w:val="24"/>
          </w:rPr>
          <w:t>3.3.1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企业用户登录</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8" w:history="1">
        <w:r w:rsidR="00114FCD" w:rsidRPr="00547982">
          <w:rPr>
            <w:rStyle w:val="a7"/>
            <w:rFonts w:ascii="宋体" w:hAnsi="宋体"/>
            <w:noProof/>
            <w:color w:val="auto"/>
            <w:sz w:val="24"/>
            <w:szCs w:val="24"/>
          </w:rPr>
          <w:t>3.3.2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企业用户高级搜索</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24</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19" w:history="1">
        <w:r w:rsidR="00114FCD" w:rsidRPr="00547982">
          <w:rPr>
            <w:rStyle w:val="a7"/>
            <w:rFonts w:ascii="宋体" w:hAnsi="宋体"/>
            <w:noProof/>
            <w:color w:val="auto"/>
            <w:sz w:val="24"/>
            <w:szCs w:val="24"/>
          </w:rPr>
          <w:t>3.3.3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企业用户招聘</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_Toc252470119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25</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0" w:history="1">
        <w:r w:rsidR="00114FCD" w:rsidRPr="00547982">
          <w:rPr>
            <w:rStyle w:val="a7"/>
            <w:rFonts w:ascii="宋体" w:hAnsi="宋体"/>
            <w:noProof/>
            <w:color w:val="auto"/>
            <w:sz w:val="24"/>
            <w:szCs w:val="24"/>
          </w:rPr>
          <w:t>3.3.4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企业用户招聘信息收藏</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26</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1" w:history="1">
        <w:r w:rsidR="00114FCD" w:rsidRPr="00547982">
          <w:rPr>
            <w:rStyle w:val="a7"/>
            <w:rFonts w:ascii="宋体" w:hAnsi="宋体"/>
            <w:noProof/>
            <w:color w:val="auto"/>
            <w:sz w:val="24"/>
            <w:szCs w:val="24"/>
          </w:rPr>
          <w:t>3.3.5</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显示新建用户</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27</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22" w:history="1">
        <w:r w:rsidR="00114FCD" w:rsidRPr="00547982">
          <w:rPr>
            <w:rStyle w:val="a7"/>
            <w:rFonts w:ascii="宋体" w:hAnsi="宋体"/>
            <w:noProof/>
            <w:color w:val="auto"/>
            <w:sz w:val="24"/>
            <w:szCs w:val="24"/>
          </w:rPr>
          <w:t>3.4</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职业指导</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28</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3" w:history="1">
        <w:r w:rsidR="00114FCD" w:rsidRPr="00547982">
          <w:rPr>
            <w:rStyle w:val="a7"/>
            <w:rFonts w:ascii="宋体" w:hAnsi="宋体"/>
            <w:noProof/>
            <w:color w:val="auto"/>
            <w:sz w:val="24"/>
            <w:szCs w:val="24"/>
          </w:rPr>
          <w:t>3.4.1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简历指南</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28</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4" w:history="1">
        <w:r w:rsidR="00114FCD" w:rsidRPr="00547982">
          <w:rPr>
            <w:rStyle w:val="a7"/>
            <w:rFonts w:ascii="宋体" w:hAnsi="宋体"/>
            <w:noProof/>
            <w:color w:val="auto"/>
            <w:sz w:val="24"/>
            <w:szCs w:val="24"/>
          </w:rPr>
          <w:t>3.4.2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面试宝典</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30</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5" w:history="1">
        <w:r w:rsidR="00114FCD" w:rsidRPr="00547982">
          <w:rPr>
            <w:rStyle w:val="a7"/>
            <w:rFonts w:ascii="宋体" w:hAnsi="宋体"/>
            <w:noProof/>
            <w:color w:val="auto"/>
            <w:sz w:val="24"/>
            <w:szCs w:val="24"/>
          </w:rPr>
          <w:t>3.4.3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职业规划</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31</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6" w:history="1">
        <w:r w:rsidR="00114FCD" w:rsidRPr="00547982">
          <w:rPr>
            <w:rStyle w:val="a7"/>
            <w:rFonts w:ascii="宋体" w:hAnsi="宋体"/>
            <w:noProof/>
            <w:color w:val="auto"/>
            <w:sz w:val="24"/>
            <w:szCs w:val="24"/>
          </w:rPr>
          <w:t>3.4.4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薪资参考</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32</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27" w:history="1">
        <w:r w:rsidR="00114FCD" w:rsidRPr="00547982">
          <w:rPr>
            <w:rStyle w:val="a7"/>
            <w:rFonts w:ascii="宋体" w:hAnsi="宋体"/>
            <w:noProof/>
            <w:color w:val="auto"/>
            <w:sz w:val="24"/>
            <w:szCs w:val="24"/>
          </w:rPr>
          <w:t>3.5</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职场资讯</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8" w:history="1">
        <w:r w:rsidR="00114FCD" w:rsidRPr="00547982">
          <w:rPr>
            <w:rStyle w:val="a7"/>
            <w:rFonts w:ascii="宋体" w:hAnsi="宋体"/>
            <w:noProof/>
            <w:color w:val="auto"/>
            <w:sz w:val="24"/>
            <w:szCs w:val="24"/>
          </w:rPr>
          <w:t>3.5.1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政策法规</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29" w:history="1">
        <w:r w:rsidR="00114FCD" w:rsidRPr="00547982">
          <w:rPr>
            <w:rStyle w:val="a7"/>
            <w:rFonts w:ascii="宋体" w:hAnsi="宋体"/>
            <w:noProof/>
            <w:color w:val="auto"/>
            <w:sz w:val="24"/>
            <w:szCs w:val="24"/>
          </w:rPr>
          <w:t>3.5.2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招聘会预告</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_Toc252470129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35</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0" w:history="1">
        <w:r w:rsidR="00114FCD" w:rsidRPr="00547982">
          <w:rPr>
            <w:rStyle w:val="a7"/>
            <w:rFonts w:ascii="宋体" w:hAnsi="宋体"/>
            <w:noProof/>
            <w:color w:val="auto"/>
            <w:sz w:val="24"/>
            <w:szCs w:val="24"/>
          </w:rPr>
          <w:t>3.5.3</w:t>
        </w:r>
        <w:r w:rsidR="00114FCD" w:rsidRPr="00547982">
          <w:rPr>
            <w:rFonts w:ascii="宋体" w:hAnsi="宋体"/>
            <w:i/>
            <w:noProof/>
            <w:snapToGrid/>
            <w:kern w:val="2"/>
            <w:sz w:val="24"/>
            <w:szCs w:val="24"/>
          </w:rPr>
          <w:tab/>
        </w:r>
        <w:r w:rsidR="00114FCD" w:rsidRPr="00547982">
          <w:rPr>
            <w:rStyle w:val="a7"/>
            <w:rFonts w:ascii="宋体" w:hAnsi="宋体"/>
            <w:noProof/>
            <w:color w:val="auto"/>
            <w:sz w:val="24"/>
            <w:szCs w:val="24"/>
          </w:rPr>
          <w:t>HR</w:t>
        </w:r>
        <w:r w:rsidR="00114FCD" w:rsidRPr="00547982">
          <w:rPr>
            <w:rStyle w:val="a7"/>
            <w:rFonts w:ascii="宋体" w:hAnsi="宋体" w:hint="eastAsia"/>
            <w:noProof/>
            <w:color w:val="auto"/>
            <w:sz w:val="24"/>
            <w:szCs w:val="24"/>
          </w:rPr>
          <w:t>管理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36</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1" w:history="1">
        <w:r w:rsidR="00114FCD" w:rsidRPr="00547982">
          <w:rPr>
            <w:rStyle w:val="a7"/>
            <w:rFonts w:ascii="宋体" w:hAnsi="宋体"/>
            <w:noProof/>
            <w:color w:val="auto"/>
            <w:sz w:val="24"/>
            <w:szCs w:val="24"/>
          </w:rPr>
          <w:t>3.5.4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热点话题</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37</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32" w:history="1">
        <w:r w:rsidR="00114FCD" w:rsidRPr="00547982">
          <w:rPr>
            <w:rStyle w:val="a7"/>
            <w:rFonts w:ascii="宋体" w:hAnsi="宋体"/>
            <w:noProof/>
            <w:color w:val="auto"/>
            <w:sz w:val="24"/>
            <w:szCs w:val="24"/>
          </w:rPr>
          <w:t>3.6</w:t>
        </w:r>
        <w:r w:rsidR="00114FCD" w:rsidRPr="00547982">
          <w:rPr>
            <w:rFonts w:ascii="宋体" w:hAnsi="宋体"/>
            <w:smallCaps/>
            <w:noProof/>
            <w:snapToGrid/>
            <w:kern w:val="2"/>
            <w:sz w:val="24"/>
            <w:szCs w:val="24"/>
          </w:rPr>
          <w:tab/>
        </w:r>
        <w:r w:rsidR="00114FCD" w:rsidRPr="00547982">
          <w:rPr>
            <w:rStyle w:val="a7"/>
            <w:rFonts w:ascii="宋体" w:hAnsi="宋体"/>
            <w:noProof/>
            <w:color w:val="auto"/>
            <w:sz w:val="24"/>
            <w:szCs w:val="24"/>
          </w:rPr>
          <w:t>IT</w:t>
        </w:r>
        <w:r w:rsidR="00114FCD" w:rsidRPr="00547982">
          <w:rPr>
            <w:rStyle w:val="a7"/>
            <w:rFonts w:ascii="宋体" w:hAnsi="宋体" w:hint="eastAsia"/>
            <w:noProof/>
            <w:color w:val="auto"/>
            <w:sz w:val="24"/>
            <w:szCs w:val="24"/>
          </w:rPr>
          <w:t>梦工场</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38</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3" w:history="1">
        <w:r w:rsidR="00114FCD" w:rsidRPr="00547982">
          <w:rPr>
            <w:rStyle w:val="a7"/>
            <w:rFonts w:ascii="宋体" w:hAnsi="宋体"/>
            <w:noProof/>
            <w:color w:val="auto"/>
            <w:sz w:val="24"/>
            <w:szCs w:val="24"/>
          </w:rPr>
          <w:t>3.6.1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课程体系推荐</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39</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4" w:history="1">
        <w:r w:rsidR="00114FCD" w:rsidRPr="00547982">
          <w:rPr>
            <w:rStyle w:val="a7"/>
            <w:rFonts w:ascii="宋体" w:hAnsi="宋体"/>
            <w:noProof/>
            <w:color w:val="auto"/>
            <w:sz w:val="24"/>
            <w:szCs w:val="24"/>
          </w:rPr>
          <w:t>3.6.2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最新课程信息查看</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40</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5" w:history="1">
        <w:r w:rsidR="00114FCD" w:rsidRPr="00547982">
          <w:rPr>
            <w:rStyle w:val="a7"/>
            <w:rFonts w:ascii="宋体" w:hAnsi="宋体"/>
            <w:noProof/>
            <w:color w:val="auto"/>
            <w:sz w:val="24"/>
            <w:szCs w:val="24"/>
          </w:rPr>
          <w:t>3.6.3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精品课程推荐</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41</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6" w:history="1">
        <w:r w:rsidR="00114FCD" w:rsidRPr="00547982">
          <w:rPr>
            <w:rStyle w:val="a7"/>
            <w:rFonts w:ascii="宋体" w:hAnsi="宋体"/>
            <w:noProof/>
            <w:color w:val="auto"/>
            <w:sz w:val="24"/>
            <w:szCs w:val="24"/>
          </w:rPr>
          <w:t>3.6.4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培训机构推荐</w:t>
        </w:r>
        <w:r w:rsidR="00114FCD" w:rsidRPr="00547982">
          <w:rPr>
            <w:rFonts w:ascii="宋体" w:hAnsi="宋体"/>
            <w:noProof/>
            <w:webHidden/>
            <w:sz w:val="24"/>
            <w:szCs w:val="24"/>
          </w:rPr>
          <w:lastRenderedPageBreak/>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42</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37" w:history="1">
        <w:r w:rsidR="00114FCD" w:rsidRPr="00547982">
          <w:rPr>
            <w:rStyle w:val="a7"/>
            <w:rFonts w:ascii="宋体" w:hAnsi="宋体"/>
            <w:noProof/>
            <w:color w:val="auto"/>
            <w:sz w:val="24"/>
            <w:szCs w:val="24"/>
          </w:rPr>
          <w:t>3.7</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学员俱乐部</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8" w:history="1">
        <w:r w:rsidR="00114FCD" w:rsidRPr="00547982">
          <w:rPr>
            <w:rStyle w:val="a7"/>
            <w:rFonts w:ascii="宋体" w:hAnsi="宋体"/>
            <w:noProof/>
            <w:color w:val="auto"/>
            <w:sz w:val="24"/>
            <w:szCs w:val="24"/>
          </w:rPr>
          <w:t>3.7.1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学员信息</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39" w:history="1">
        <w:r w:rsidR="00114FCD" w:rsidRPr="00547982">
          <w:rPr>
            <w:rStyle w:val="a7"/>
            <w:rFonts w:ascii="宋体" w:hAnsi="宋体"/>
            <w:noProof/>
            <w:color w:val="auto"/>
            <w:sz w:val="24"/>
            <w:szCs w:val="24"/>
          </w:rPr>
          <w:t>3.7.2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填写反馈意见</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_Toc252470139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0" w:history="1">
        <w:r w:rsidR="00114FCD" w:rsidRPr="00547982">
          <w:rPr>
            <w:rStyle w:val="a7"/>
            <w:rFonts w:ascii="宋体" w:hAnsi="宋体"/>
            <w:noProof/>
            <w:color w:val="auto"/>
            <w:sz w:val="24"/>
            <w:szCs w:val="24"/>
          </w:rPr>
          <w:t>3.7.3</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资料下载</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1" w:history="1">
        <w:r w:rsidR="00114FCD" w:rsidRPr="00547982">
          <w:rPr>
            <w:rStyle w:val="a7"/>
            <w:rFonts w:ascii="宋体" w:hAnsi="宋体"/>
            <w:noProof/>
            <w:color w:val="auto"/>
            <w:sz w:val="24"/>
            <w:szCs w:val="24"/>
          </w:rPr>
          <w:t>3.7.4</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人力资源服务</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43</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42" w:history="1">
        <w:r w:rsidR="00114FCD" w:rsidRPr="00547982">
          <w:rPr>
            <w:rStyle w:val="a7"/>
            <w:rFonts w:ascii="宋体" w:hAnsi="宋体"/>
            <w:noProof/>
            <w:color w:val="auto"/>
            <w:sz w:val="24"/>
            <w:szCs w:val="24"/>
          </w:rPr>
          <w:t>3.8</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用户管理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44</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3" w:history="1">
        <w:r w:rsidR="00114FCD" w:rsidRPr="00547982">
          <w:rPr>
            <w:rStyle w:val="a7"/>
            <w:rFonts w:ascii="宋体" w:hAnsi="宋体"/>
            <w:noProof/>
            <w:color w:val="auto"/>
            <w:sz w:val="24"/>
            <w:szCs w:val="24"/>
          </w:rPr>
          <w:t>3.8.1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个人管理中心</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_Toc252470143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44</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4" w:history="1">
        <w:r w:rsidR="00114FCD" w:rsidRPr="00547982">
          <w:rPr>
            <w:rStyle w:val="a7"/>
            <w:rFonts w:ascii="宋体" w:hAnsi="宋体"/>
            <w:noProof/>
            <w:color w:val="auto"/>
            <w:sz w:val="24"/>
            <w:szCs w:val="24"/>
          </w:rPr>
          <w:t>3.8.2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企业管理中心</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_Toc252470144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54</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45" w:history="1">
        <w:r w:rsidR="00114FCD" w:rsidRPr="00547982">
          <w:rPr>
            <w:rStyle w:val="a7"/>
            <w:rFonts w:ascii="宋体" w:hAnsi="宋体"/>
            <w:noProof/>
            <w:color w:val="auto"/>
            <w:sz w:val="24"/>
            <w:szCs w:val="24"/>
          </w:rPr>
          <w:t>3.9</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系统管理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_Toc252470145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6" w:history="1">
        <w:r w:rsidR="00114FCD" w:rsidRPr="00547982">
          <w:rPr>
            <w:rStyle w:val="a7"/>
            <w:rFonts w:ascii="宋体" w:hAnsi="宋体"/>
            <w:noProof/>
            <w:color w:val="auto"/>
            <w:sz w:val="24"/>
            <w:szCs w:val="24"/>
          </w:rPr>
          <w:t>3.9.1</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权限管理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_Toc252470146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63</w:t>
        </w:r>
        <w:r w:rsidR="00114FCD" w:rsidRPr="00547982">
          <w:rPr>
            <w:rFonts w:ascii="宋体" w:hAnsi="宋体"/>
            <w:noProof/>
            <w:webHidden/>
            <w:sz w:val="24"/>
            <w:szCs w:val="24"/>
          </w:rPr>
          <w:fldChar w:fldCharType="end"/>
        </w:r>
      </w:hyperlink>
    </w:p>
    <w:p w:rsidR="00114FCD" w:rsidRPr="00547982" w:rsidRDefault="00B0374F" w:rsidP="00114FCD">
      <w:pPr>
        <w:pStyle w:val="31"/>
        <w:tabs>
          <w:tab w:val="left" w:pos="1200"/>
          <w:tab w:val="right" w:leader="dot" w:pos="8302"/>
        </w:tabs>
        <w:ind w:left="800"/>
        <w:rPr>
          <w:rFonts w:ascii="宋体" w:hAnsi="宋体"/>
          <w:i/>
          <w:noProof/>
          <w:snapToGrid/>
          <w:kern w:val="2"/>
          <w:sz w:val="24"/>
          <w:szCs w:val="24"/>
        </w:rPr>
      </w:pPr>
      <w:hyperlink w:anchor="_Toc252470147" w:history="1">
        <w:r w:rsidR="00114FCD" w:rsidRPr="00547982">
          <w:rPr>
            <w:rStyle w:val="a7"/>
            <w:rFonts w:ascii="宋体" w:hAnsi="宋体"/>
            <w:noProof/>
            <w:color w:val="auto"/>
            <w:sz w:val="24"/>
            <w:szCs w:val="24"/>
          </w:rPr>
          <w:t>3.9.2</w:t>
        </w:r>
        <w:r w:rsidR="00114FCD" w:rsidRPr="00547982">
          <w:rPr>
            <w:rFonts w:ascii="宋体" w:hAnsi="宋体"/>
            <w:i/>
            <w:noProof/>
            <w:snapToGrid/>
            <w:kern w:val="2"/>
            <w:sz w:val="24"/>
            <w:szCs w:val="24"/>
          </w:rPr>
          <w:tab/>
        </w:r>
        <w:r w:rsidR="00114FCD" w:rsidRPr="00547982">
          <w:rPr>
            <w:rStyle w:val="a7"/>
            <w:rFonts w:ascii="宋体" w:hAnsi="宋体" w:hint="eastAsia"/>
            <w:noProof/>
            <w:color w:val="auto"/>
            <w:sz w:val="24"/>
            <w:szCs w:val="24"/>
          </w:rPr>
          <w:t>用户管理</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_Toc252470147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1000"/>
          <w:tab w:val="right" w:leader="dot" w:pos="8302"/>
        </w:tabs>
        <w:ind w:left="400"/>
        <w:rPr>
          <w:rFonts w:ascii="宋体" w:hAnsi="宋体"/>
          <w:smallCaps/>
          <w:noProof/>
          <w:snapToGrid/>
          <w:kern w:val="2"/>
          <w:sz w:val="24"/>
          <w:szCs w:val="24"/>
        </w:rPr>
      </w:pPr>
      <w:hyperlink w:anchor="_Toc252470148" w:history="1">
        <w:r w:rsidR="00114FCD" w:rsidRPr="00547982">
          <w:rPr>
            <w:rStyle w:val="a7"/>
            <w:rFonts w:ascii="宋体" w:hAnsi="宋体"/>
            <w:noProof/>
            <w:color w:val="auto"/>
            <w:sz w:val="24"/>
            <w:szCs w:val="24"/>
          </w:rPr>
          <w:t>3.10</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数据字典</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_Toc252470148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1000"/>
          <w:tab w:val="right" w:leader="dot" w:pos="8302"/>
        </w:tabs>
        <w:ind w:left="400"/>
        <w:rPr>
          <w:rFonts w:ascii="宋体" w:hAnsi="宋体"/>
          <w:smallCaps/>
          <w:noProof/>
          <w:snapToGrid/>
          <w:kern w:val="2"/>
          <w:sz w:val="24"/>
          <w:szCs w:val="24"/>
        </w:rPr>
      </w:pPr>
      <w:hyperlink w:anchor="_Toc252470149" w:history="1">
        <w:r w:rsidR="00114FCD" w:rsidRPr="00547982">
          <w:rPr>
            <w:rStyle w:val="a7"/>
            <w:rFonts w:ascii="宋体" w:hAnsi="宋体"/>
            <w:noProof/>
            <w:color w:val="auto"/>
            <w:sz w:val="24"/>
            <w:szCs w:val="24"/>
          </w:rPr>
          <w:t>3.11</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二期开发</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_Toc252470149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114FCD" w:rsidRPr="00547982" w:rsidRDefault="00B0374F" w:rsidP="00114FCD">
      <w:pPr>
        <w:pStyle w:val="11"/>
        <w:tabs>
          <w:tab w:val="left" w:pos="400"/>
          <w:tab w:val="right" w:leader="dot" w:pos="8302"/>
        </w:tabs>
        <w:rPr>
          <w:rFonts w:ascii="宋体" w:hAnsi="宋体"/>
          <w:b w:val="0"/>
          <w:caps w:val="0"/>
          <w:noProof/>
          <w:snapToGrid/>
          <w:kern w:val="2"/>
          <w:sz w:val="24"/>
          <w:szCs w:val="24"/>
        </w:rPr>
      </w:pPr>
      <w:hyperlink w:anchor="_Toc252470150" w:history="1">
        <w:r w:rsidR="00114FCD" w:rsidRPr="00547982">
          <w:rPr>
            <w:rStyle w:val="a7"/>
            <w:rFonts w:ascii="宋体" w:hAnsi="宋体"/>
            <w:noProof/>
            <w:color w:val="auto"/>
            <w:sz w:val="24"/>
            <w:szCs w:val="24"/>
          </w:rPr>
          <w:t>4.</w:t>
        </w:r>
        <w:r w:rsidR="00114FCD" w:rsidRPr="00547982">
          <w:rPr>
            <w:rFonts w:ascii="宋体" w:hAnsi="宋体"/>
            <w:b w:val="0"/>
            <w:caps w:val="0"/>
            <w:noProof/>
            <w:snapToGrid/>
            <w:kern w:val="2"/>
            <w:sz w:val="24"/>
            <w:szCs w:val="24"/>
          </w:rPr>
          <w:tab/>
        </w:r>
        <w:r w:rsidR="00114FCD" w:rsidRPr="00547982">
          <w:rPr>
            <w:rStyle w:val="a7"/>
            <w:rFonts w:ascii="宋体" w:hAnsi="宋体" w:hint="eastAsia"/>
            <w:noProof/>
            <w:color w:val="auto"/>
            <w:sz w:val="24"/>
            <w:szCs w:val="24"/>
          </w:rPr>
          <w:t>性能</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_Toc252470150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114FCD" w:rsidRPr="00547982" w:rsidRDefault="00B0374F" w:rsidP="00114FCD">
      <w:pPr>
        <w:pStyle w:val="11"/>
        <w:tabs>
          <w:tab w:val="left" w:pos="400"/>
          <w:tab w:val="right" w:leader="dot" w:pos="8302"/>
        </w:tabs>
        <w:rPr>
          <w:rFonts w:ascii="宋体" w:hAnsi="宋体"/>
          <w:b w:val="0"/>
          <w:caps w:val="0"/>
          <w:noProof/>
          <w:snapToGrid/>
          <w:kern w:val="2"/>
          <w:sz w:val="24"/>
          <w:szCs w:val="24"/>
        </w:rPr>
      </w:pPr>
      <w:hyperlink w:anchor="_Toc252470151" w:history="1">
        <w:r w:rsidR="00114FCD" w:rsidRPr="00547982">
          <w:rPr>
            <w:rStyle w:val="a7"/>
            <w:rFonts w:ascii="宋体" w:hAnsi="宋体"/>
            <w:noProof/>
            <w:color w:val="auto"/>
            <w:sz w:val="24"/>
            <w:szCs w:val="24"/>
          </w:rPr>
          <w:t>5.</w:t>
        </w:r>
        <w:r w:rsidR="00114FCD" w:rsidRPr="00547982">
          <w:rPr>
            <w:rFonts w:ascii="宋体" w:hAnsi="宋体"/>
            <w:b w:val="0"/>
            <w:caps w:val="0"/>
            <w:noProof/>
            <w:snapToGrid/>
            <w:kern w:val="2"/>
            <w:sz w:val="24"/>
            <w:szCs w:val="24"/>
          </w:rPr>
          <w:tab/>
        </w:r>
        <w:r w:rsidR="00114FCD" w:rsidRPr="00547982">
          <w:rPr>
            <w:rStyle w:val="a7"/>
            <w:rFonts w:ascii="宋体" w:hAnsi="宋体" w:hint="eastAsia"/>
            <w:noProof/>
            <w:color w:val="auto"/>
            <w:sz w:val="24"/>
            <w:szCs w:val="24"/>
          </w:rPr>
          <w:t>接口</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_Toc252470151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114FCD" w:rsidRPr="00547982" w:rsidRDefault="00B0374F" w:rsidP="00114FCD">
      <w:pPr>
        <w:pStyle w:val="21"/>
        <w:tabs>
          <w:tab w:val="left" w:pos="800"/>
          <w:tab w:val="right" w:leader="dot" w:pos="8302"/>
        </w:tabs>
        <w:ind w:left="400"/>
        <w:rPr>
          <w:rFonts w:ascii="宋体" w:hAnsi="宋体"/>
          <w:smallCaps/>
          <w:noProof/>
          <w:snapToGrid/>
          <w:kern w:val="2"/>
          <w:sz w:val="24"/>
          <w:szCs w:val="24"/>
        </w:rPr>
      </w:pPr>
      <w:hyperlink w:anchor="_Toc252470152" w:history="1">
        <w:r w:rsidR="00114FCD" w:rsidRPr="00547982">
          <w:rPr>
            <w:rStyle w:val="a7"/>
            <w:rFonts w:ascii="宋体" w:hAnsi="宋体"/>
            <w:noProof/>
            <w:color w:val="auto"/>
            <w:sz w:val="24"/>
            <w:szCs w:val="24"/>
          </w:rPr>
          <w:t>5.1</w:t>
        </w:r>
        <w:r w:rsidR="00114FCD" w:rsidRPr="00547982">
          <w:rPr>
            <w:rFonts w:ascii="宋体" w:hAnsi="宋体"/>
            <w:smallCaps/>
            <w:noProof/>
            <w:snapToGrid/>
            <w:kern w:val="2"/>
            <w:sz w:val="24"/>
            <w:szCs w:val="24"/>
          </w:rPr>
          <w:tab/>
        </w:r>
        <w:r w:rsidR="00114FCD" w:rsidRPr="00547982">
          <w:rPr>
            <w:rStyle w:val="a7"/>
            <w:rFonts w:ascii="宋体" w:hAnsi="宋体" w:hint="eastAsia"/>
            <w:noProof/>
            <w:color w:val="auto"/>
            <w:sz w:val="24"/>
            <w:szCs w:val="24"/>
          </w:rPr>
          <w:t>软件接口</w:t>
        </w:r>
        <w:r w:rsidR="00114FCD" w:rsidRPr="00547982">
          <w:rPr>
            <w:rFonts w:ascii="宋体" w:hAnsi="宋体"/>
            <w:noProof/>
            <w:webHidden/>
            <w:sz w:val="24"/>
            <w:szCs w:val="24"/>
          </w:rPr>
          <w:tab/>
        </w:r>
        <w:r w:rsidR="00114FCD" w:rsidRPr="00547982">
          <w:rPr>
            <w:rFonts w:ascii="宋体" w:hAnsi="宋体"/>
            <w:noProof/>
            <w:webHidden/>
            <w:sz w:val="24"/>
            <w:szCs w:val="24"/>
          </w:rPr>
          <w:fldChar w:fldCharType="begin"/>
        </w:r>
        <w:r w:rsidR="00114FCD" w:rsidRPr="00547982">
          <w:rPr>
            <w:rFonts w:ascii="宋体" w:hAnsi="宋体"/>
            <w:noProof/>
            <w:webHidden/>
            <w:sz w:val="24"/>
            <w:szCs w:val="24"/>
          </w:rPr>
          <w:instrText xml:space="preserve"> PAGEREF _Toc252470152 \h </w:instrText>
        </w:r>
        <w:r w:rsidR="00114FCD" w:rsidRPr="00547982">
          <w:rPr>
            <w:rFonts w:ascii="宋体" w:hAnsi="宋体"/>
            <w:noProof/>
            <w:webHidden/>
            <w:sz w:val="24"/>
            <w:szCs w:val="24"/>
          </w:rPr>
        </w:r>
        <w:r w:rsidR="00114FCD" w:rsidRPr="00547982">
          <w:rPr>
            <w:rFonts w:ascii="宋体" w:hAnsi="宋体"/>
            <w:noProof/>
            <w:webHidden/>
            <w:sz w:val="24"/>
            <w:szCs w:val="24"/>
          </w:rPr>
          <w:fldChar w:fldCharType="separate"/>
        </w:r>
        <w:r w:rsidR="00114FCD" w:rsidRPr="00547982">
          <w:rPr>
            <w:rFonts w:ascii="宋体" w:hAnsi="宋体"/>
            <w:noProof/>
            <w:webHidden/>
            <w:sz w:val="24"/>
            <w:szCs w:val="24"/>
          </w:rPr>
          <w:t>64</w:t>
        </w:r>
        <w:r w:rsidR="00114FCD" w:rsidRPr="00547982">
          <w:rPr>
            <w:rFonts w:ascii="宋体" w:hAnsi="宋体"/>
            <w:noProof/>
            <w:webHidden/>
            <w:sz w:val="24"/>
            <w:szCs w:val="24"/>
          </w:rPr>
          <w:fldChar w:fldCharType="end"/>
        </w:r>
      </w:hyperlink>
    </w:p>
    <w:p w:rsidR="003C4C44" w:rsidRPr="00547982" w:rsidRDefault="00114FCD" w:rsidP="00114FCD">
      <w:pPr>
        <w:rPr>
          <w:rFonts w:ascii="宋体" w:hAnsi="宋体"/>
          <w:caps/>
          <w:sz w:val="24"/>
          <w:szCs w:val="24"/>
        </w:rPr>
      </w:pPr>
      <w:r w:rsidRPr="00547982">
        <w:rPr>
          <w:rFonts w:ascii="宋体" w:hAnsi="宋体"/>
          <w:caps/>
          <w:sz w:val="24"/>
          <w:szCs w:val="24"/>
        </w:rPr>
        <w:fldChar w:fldCharType="end"/>
      </w: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rPr>
          <w:rFonts w:ascii="宋体" w:hAnsi="宋体"/>
          <w:caps/>
          <w:sz w:val="24"/>
          <w:szCs w:val="24"/>
        </w:rPr>
      </w:pPr>
    </w:p>
    <w:p w:rsidR="00114FCD" w:rsidRPr="00547982" w:rsidRDefault="00114FCD" w:rsidP="00114FCD">
      <w:pPr>
        <w:pStyle w:val="1"/>
        <w:ind w:left="400" w:hanging="720"/>
        <w:rPr>
          <w:rFonts w:hAnsi="宋体"/>
          <w:szCs w:val="24"/>
        </w:rPr>
      </w:pPr>
      <w:r w:rsidRPr="00547982">
        <w:rPr>
          <w:rFonts w:hAnsi="宋体" w:hint="eastAsia"/>
          <w:szCs w:val="24"/>
        </w:rPr>
        <w:t>引言</w:t>
      </w:r>
    </w:p>
    <w:p w:rsidR="00114FCD" w:rsidRPr="00547982" w:rsidRDefault="00114FCD" w:rsidP="00114FCD">
      <w:pPr>
        <w:pStyle w:val="1"/>
        <w:numPr>
          <w:ilvl w:val="0"/>
          <w:numId w:val="0"/>
        </w:numPr>
        <w:ind w:left="400"/>
        <w:rPr>
          <w:rFonts w:hAnsi="宋体"/>
          <w:szCs w:val="24"/>
        </w:rPr>
      </w:pPr>
      <w:r w:rsidRPr="00547982">
        <w:rPr>
          <w:rFonts w:hAnsi="宋体" w:hint="eastAsia"/>
          <w:szCs w:val="24"/>
        </w:rPr>
        <w:t>本节提供了对 “Ex</w:t>
      </w:r>
      <w:r w:rsidRPr="00547982">
        <w:rPr>
          <w:rFonts w:hAnsi="宋体"/>
          <w:szCs w:val="24"/>
        </w:rPr>
        <w:t xml:space="preserve">perienced Driver Movies </w:t>
      </w:r>
      <w:r w:rsidRPr="00547982">
        <w:rPr>
          <w:rFonts w:hAnsi="宋体" w:hint="eastAsia"/>
          <w:szCs w:val="24"/>
        </w:rPr>
        <w:t>老司机电影网“ 项目整个SRS的概述，包括此SRS的目的，范围，定义，首字母缩写，缩略语，参考资料和概述。</w:t>
      </w:r>
    </w:p>
    <w:p w:rsidR="00114FCD" w:rsidRPr="00547982" w:rsidRDefault="00114FCD" w:rsidP="00114FCD">
      <w:pPr>
        <w:pStyle w:val="a0"/>
        <w:ind w:left="400"/>
        <w:rPr>
          <w:rFonts w:ascii="宋体" w:eastAsia="宋体" w:hAnsi="宋体"/>
          <w:sz w:val="24"/>
          <w:szCs w:val="24"/>
        </w:rPr>
      </w:pPr>
    </w:p>
    <w:p w:rsidR="00114FCD" w:rsidRPr="00547982" w:rsidRDefault="00114FCD" w:rsidP="00114FCD">
      <w:pPr>
        <w:pStyle w:val="2"/>
        <w:rPr>
          <w:rFonts w:hAnsi="宋体"/>
          <w:sz w:val="24"/>
          <w:szCs w:val="24"/>
        </w:rPr>
      </w:pPr>
      <w:bookmarkStart w:id="2" w:name="_Toc498836224"/>
      <w:r w:rsidRPr="00547982">
        <w:rPr>
          <w:rFonts w:hAnsi="宋体" w:hint="eastAsia"/>
          <w:sz w:val="24"/>
          <w:szCs w:val="24"/>
        </w:rPr>
        <w:t>目的</w:t>
      </w:r>
      <w:bookmarkEnd w:id="2"/>
    </w:p>
    <w:p w:rsidR="00114FCD" w:rsidRPr="00547982" w:rsidRDefault="00114FCD" w:rsidP="00114FCD">
      <w:pPr>
        <w:pStyle w:val="a0"/>
        <w:numPr>
          <w:ilvl w:val="0"/>
          <w:numId w:val="2"/>
        </w:numPr>
        <w:ind w:left="400"/>
        <w:rPr>
          <w:rFonts w:ascii="宋体" w:eastAsia="宋体" w:hAnsi="宋体"/>
          <w:sz w:val="24"/>
          <w:szCs w:val="24"/>
        </w:rPr>
      </w:pPr>
      <w:r w:rsidRPr="00547982">
        <w:rPr>
          <w:rFonts w:ascii="宋体" w:eastAsia="宋体" w:hAnsi="宋体" w:hint="eastAsia"/>
          <w:sz w:val="24"/>
          <w:szCs w:val="24"/>
        </w:rPr>
        <w:t>定义网站总体要求，作为用户和软件开发人员之间相互了解的基础。</w:t>
      </w:r>
    </w:p>
    <w:p w:rsidR="00114FCD" w:rsidRPr="00547982" w:rsidRDefault="00114FCD" w:rsidP="00114FCD">
      <w:pPr>
        <w:pStyle w:val="a0"/>
        <w:numPr>
          <w:ilvl w:val="0"/>
          <w:numId w:val="2"/>
        </w:numPr>
        <w:ind w:left="400"/>
        <w:rPr>
          <w:rFonts w:ascii="宋体" w:eastAsia="宋体" w:hAnsi="宋体"/>
          <w:sz w:val="24"/>
          <w:szCs w:val="24"/>
        </w:rPr>
      </w:pPr>
      <w:r w:rsidRPr="00547982">
        <w:rPr>
          <w:rFonts w:ascii="宋体" w:eastAsia="宋体" w:hAnsi="宋体" w:hint="eastAsia"/>
          <w:sz w:val="24"/>
          <w:szCs w:val="24"/>
        </w:rPr>
        <w:t>提供系统的初步设计和相关功能及操作的设计，作为软件人员进行软件结构设计和编码的基础。</w:t>
      </w:r>
    </w:p>
    <w:p w:rsidR="00114FCD" w:rsidRPr="00547982" w:rsidRDefault="00114FCD" w:rsidP="00114FCD">
      <w:pPr>
        <w:pStyle w:val="a0"/>
        <w:numPr>
          <w:ilvl w:val="0"/>
          <w:numId w:val="2"/>
        </w:numPr>
        <w:ind w:left="400"/>
        <w:rPr>
          <w:rFonts w:ascii="宋体" w:eastAsia="宋体" w:hAnsi="宋体"/>
          <w:sz w:val="24"/>
          <w:szCs w:val="24"/>
        </w:rPr>
      </w:pPr>
      <w:r w:rsidRPr="00547982">
        <w:rPr>
          <w:rFonts w:ascii="宋体" w:eastAsia="宋体" w:hAnsi="宋体" w:hint="eastAsia"/>
          <w:sz w:val="24"/>
          <w:szCs w:val="24"/>
        </w:rPr>
        <w:t>作为软件总体测试和项目验收的依据。</w:t>
      </w:r>
    </w:p>
    <w:p w:rsidR="00114FCD" w:rsidRPr="00547982" w:rsidRDefault="00114FCD" w:rsidP="00114FCD">
      <w:pPr>
        <w:pStyle w:val="a0"/>
        <w:ind w:left="400"/>
        <w:rPr>
          <w:rFonts w:ascii="宋体" w:eastAsia="宋体" w:hAnsi="宋体"/>
          <w:sz w:val="24"/>
          <w:szCs w:val="24"/>
        </w:rPr>
      </w:pPr>
    </w:p>
    <w:p w:rsidR="00114FCD" w:rsidRPr="00547982" w:rsidRDefault="00114FCD" w:rsidP="00114FCD">
      <w:pPr>
        <w:pStyle w:val="2"/>
        <w:rPr>
          <w:rFonts w:hAnsi="宋体"/>
          <w:sz w:val="24"/>
          <w:szCs w:val="24"/>
        </w:rPr>
      </w:pPr>
      <w:bookmarkStart w:id="3" w:name="_Toc498836225"/>
      <w:r w:rsidRPr="00547982">
        <w:rPr>
          <w:rFonts w:hAnsi="宋体" w:hint="eastAsia"/>
          <w:sz w:val="24"/>
          <w:szCs w:val="24"/>
        </w:rPr>
        <w:t>范围</w:t>
      </w:r>
      <w:bookmarkEnd w:id="3"/>
    </w:p>
    <w:p w:rsidR="00114FCD" w:rsidRPr="00547982" w:rsidRDefault="00114FCD" w:rsidP="00114FCD">
      <w:pPr>
        <w:pStyle w:val="a0"/>
        <w:ind w:left="400"/>
        <w:rPr>
          <w:rFonts w:ascii="宋体" w:eastAsia="宋体" w:hAnsi="宋体"/>
          <w:sz w:val="24"/>
          <w:szCs w:val="24"/>
        </w:rPr>
      </w:pPr>
      <w:r w:rsidRPr="00547982">
        <w:rPr>
          <w:rFonts w:ascii="宋体" w:eastAsia="宋体" w:hAnsi="宋体"/>
          <w:sz w:val="24"/>
          <w:szCs w:val="24"/>
        </w:rPr>
        <w:tab/>
      </w:r>
      <w:r w:rsidRPr="00547982">
        <w:rPr>
          <w:rFonts w:ascii="宋体" w:eastAsia="宋体" w:hAnsi="宋体"/>
          <w:sz w:val="24"/>
          <w:szCs w:val="24"/>
        </w:rPr>
        <w:tab/>
      </w:r>
      <w:r w:rsidRPr="00547982">
        <w:rPr>
          <w:rFonts w:ascii="宋体" w:eastAsia="宋体" w:hAnsi="宋体" w:hint="eastAsia"/>
          <w:sz w:val="24"/>
          <w:szCs w:val="24"/>
        </w:rPr>
        <w:t>本文档适用于“Ex</w:t>
      </w:r>
      <w:r w:rsidRPr="00547982">
        <w:rPr>
          <w:rFonts w:ascii="宋体" w:eastAsia="宋体" w:hAnsi="宋体"/>
          <w:sz w:val="24"/>
          <w:szCs w:val="24"/>
        </w:rPr>
        <w:t xml:space="preserve">perienced Driver Movies </w:t>
      </w:r>
      <w:r w:rsidRPr="00547982">
        <w:rPr>
          <w:rFonts w:ascii="宋体" w:eastAsia="宋体" w:hAnsi="宋体" w:hint="eastAsia"/>
          <w:sz w:val="24"/>
          <w:szCs w:val="24"/>
        </w:rPr>
        <w:t>老司机电影网”项目。</w:t>
      </w:r>
    </w:p>
    <w:p w:rsidR="00114FCD" w:rsidRPr="00547982" w:rsidRDefault="00114FCD" w:rsidP="00114FCD">
      <w:pPr>
        <w:pStyle w:val="a0"/>
        <w:ind w:left="400"/>
        <w:rPr>
          <w:rFonts w:ascii="宋体" w:eastAsia="宋体" w:hAnsi="宋体"/>
          <w:sz w:val="24"/>
          <w:szCs w:val="24"/>
        </w:rPr>
      </w:pPr>
    </w:p>
    <w:p w:rsidR="00114FCD" w:rsidRPr="00547982" w:rsidRDefault="00114FCD" w:rsidP="00114FCD">
      <w:pPr>
        <w:pStyle w:val="2"/>
        <w:rPr>
          <w:rFonts w:hAnsi="宋体"/>
          <w:sz w:val="24"/>
          <w:szCs w:val="24"/>
        </w:rPr>
      </w:pPr>
      <w:bookmarkStart w:id="4" w:name="_Toc498836226"/>
      <w:r w:rsidRPr="00547982">
        <w:rPr>
          <w:rFonts w:hAnsi="宋体" w:hint="eastAsia"/>
          <w:sz w:val="24"/>
          <w:szCs w:val="24"/>
        </w:rPr>
        <w:t>定义、首字母缩写词和缩略语</w:t>
      </w:r>
      <w:bookmarkEnd w:id="4"/>
    </w:p>
    <w:p w:rsidR="00114FCD" w:rsidRPr="00547982" w:rsidRDefault="00114FCD" w:rsidP="00114FCD">
      <w:pPr>
        <w:pStyle w:val="a0"/>
        <w:numPr>
          <w:ilvl w:val="2"/>
          <w:numId w:val="3"/>
        </w:numPr>
        <w:ind w:left="400"/>
        <w:rPr>
          <w:rFonts w:ascii="宋体" w:eastAsia="宋体" w:hAnsi="宋体"/>
          <w:sz w:val="24"/>
          <w:szCs w:val="24"/>
        </w:rPr>
      </w:pPr>
      <w:r w:rsidRPr="00547982">
        <w:rPr>
          <w:rFonts w:ascii="宋体" w:eastAsia="宋体" w:hAnsi="宋体" w:hint="eastAsia"/>
          <w:sz w:val="24"/>
          <w:szCs w:val="24"/>
        </w:rPr>
        <w:t>SRS: 软件需求规约</w:t>
      </w:r>
    </w:p>
    <w:p w:rsidR="00114FCD" w:rsidRPr="00547982" w:rsidRDefault="00114FCD" w:rsidP="00114FCD">
      <w:pPr>
        <w:pStyle w:val="a0"/>
        <w:numPr>
          <w:ilvl w:val="2"/>
          <w:numId w:val="3"/>
        </w:numPr>
        <w:ind w:left="400"/>
        <w:rPr>
          <w:rFonts w:ascii="宋体" w:eastAsia="宋体" w:hAnsi="宋体"/>
          <w:sz w:val="24"/>
          <w:szCs w:val="24"/>
        </w:rPr>
      </w:pPr>
      <w:r w:rsidRPr="00547982">
        <w:rPr>
          <w:rFonts w:ascii="宋体" w:eastAsia="宋体" w:hAnsi="宋体"/>
          <w:sz w:val="24"/>
          <w:szCs w:val="24"/>
        </w:rPr>
        <w:t xml:space="preserve">CMS: </w:t>
      </w:r>
      <w:r w:rsidRPr="00547982">
        <w:rPr>
          <w:rFonts w:ascii="宋体" w:eastAsia="宋体" w:hAnsi="宋体" w:hint="eastAsia"/>
          <w:sz w:val="24"/>
          <w:szCs w:val="24"/>
        </w:rPr>
        <w:t>内容管理系统</w:t>
      </w:r>
    </w:p>
    <w:p w:rsidR="00114FCD" w:rsidRPr="00547982" w:rsidRDefault="00114FCD" w:rsidP="00114FCD">
      <w:pPr>
        <w:pStyle w:val="a0"/>
        <w:numPr>
          <w:ilvl w:val="2"/>
          <w:numId w:val="3"/>
        </w:numPr>
        <w:ind w:left="400"/>
        <w:rPr>
          <w:rFonts w:ascii="宋体" w:eastAsia="宋体" w:hAnsi="宋体"/>
          <w:sz w:val="24"/>
          <w:szCs w:val="24"/>
        </w:rPr>
      </w:pPr>
      <w:r w:rsidRPr="00547982">
        <w:rPr>
          <w:rFonts w:ascii="宋体" w:eastAsia="宋体" w:hAnsi="宋体"/>
          <w:sz w:val="24"/>
          <w:szCs w:val="24"/>
        </w:rPr>
        <w:t xml:space="preserve">HTTP: </w:t>
      </w:r>
      <w:r w:rsidRPr="00547982">
        <w:rPr>
          <w:rFonts w:ascii="宋体" w:eastAsia="宋体" w:hAnsi="宋体" w:hint="eastAsia"/>
          <w:sz w:val="24"/>
          <w:szCs w:val="24"/>
        </w:rPr>
        <w:t>超文本传输协议</w:t>
      </w:r>
    </w:p>
    <w:p w:rsidR="00114FCD" w:rsidRPr="00547982" w:rsidRDefault="00114FCD" w:rsidP="00114FCD">
      <w:pPr>
        <w:pStyle w:val="a0"/>
        <w:numPr>
          <w:ilvl w:val="2"/>
          <w:numId w:val="3"/>
        </w:numPr>
        <w:ind w:left="400"/>
        <w:rPr>
          <w:rFonts w:ascii="宋体" w:eastAsia="宋体" w:hAnsi="宋体"/>
          <w:sz w:val="24"/>
          <w:szCs w:val="24"/>
        </w:rPr>
      </w:pPr>
      <w:r w:rsidRPr="00547982">
        <w:rPr>
          <w:rFonts w:ascii="宋体" w:eastAsia="宋体" w:hAnsi="宋体"/>
          <w:sz w:val="24"/>
          <w:szCs w:val="24"/>
        </w:rPr>
        <w:t>HTML</w:t>
      </w:r>
      <w:r w:rsidRPr="00547982">
        <w:rPr>
          <w:rFonts w:ascii="宋体" w:eastAsia="宋体" w:hAnsi="宋体" w:hint="eastAsia"/>
          <w:sz w:val="24"/>
          <w:szCs w:val="24"/>
        </w:rPr>
        <w:t>: 超文本标记语言</w:t>
      </w:r>
    </w:p>
    <w:p w:rsidR="00114FCD" w:rsidRPr="00547982" w:rsidRDefault="00114FCD" w:rsidP="00114FCD">
      <w:pPr>
        <w:pStyle w:val="a0"/>
        <w:numPr>
          <w:ilvl w:val="2"/>
          <w:numId w:val="3"/>
        </w:numPr>
        <w:ind w:left="400"/>
        <w:rPr>
          <w:rFonts w:ascii="宋体" w:eastAsia="宋体" w:hAnsi="宋体"/>
          <w:sz w:val="24"/>
          <w:szCs w:val="24"/>
        </w:rPr>
      </w:pPr>
      <w:r w:rsidRPr="00547982">
        <w:rPr>
          <w:rFonts w:ascii="宋体" w:eastAsia="宋体" w:hAnsi="宋体"/>
          <w:sz w:val="24"/>
          <w:szCs w:val="24"/>
        </w:rPr>
        <w:t>HDFS: H</w:t>
      </w:r>
      <w:r w:rsidRPr="00547982">
        <w:rPr>
          <w:rFonts w:ascii="宋体" w:eastAsia="宋体" w:hAnsi="宋体" w:hint="eastAsia"/>
          <w:sz w:val="24"/>
          <w:szCs w:val="24"/>
        </w:rPr>
        <w:t>adoop分布式文件系统</w:t>
      </w:r>
    </w:p>
    <w:p w:rsidR="00114FCD" w:rsidRPr="00547982" w:rsidRDefault="00114FCD" w:rsidP="00114FCD">
      <w:pPr>
        <w:pStyle w:val="a0"/>
        <w:ind w:left="400"/>
        <w:rPr>
          <w:rFonts w:ascii="宋体" w:eastAsia="宋体" w:hAnsi="宋体"/>
          <w:sz w:val="24"/>
          <w:szCs w:val="24"/>
        </w:rPr>
      </w:pPr>
    </w:p>
    <w:p w:rsidR="00114FCD" w:rsidRPr="00547982" w:rsidRDefault="00114FCD" w:rsidP="00114FCD">
      <w:pPr>
        <w:pStyle w:val="2"/>
        <w:rPr>
          <w:rFonts w:hAnsi="宋体"/>
          <w:sz w:val="24"/>
          <w:szCs w:val="24"/>
        </w:rPr>
      </w:pPr>
      <w:bookmarkStart w:id="5" w:name="_Toc498836227"/>
      <w:r w:rsidRPr="00547982">
        <w:rPr>
          <w:rFonts w:hAnsi="宋体" w:hint="eastAsia"/>
          <w:sz w:val="24"/>
          <w:szCs w:val="24"/>
        </w:rPr>
        <w:t>参考资料</w:t>
      </w:r>
      <w:bookmarkEnd w:id="5"/>
    </w:p>
    <w:p w:rsidR="00114FCD" w:rsidRPr="00547982" w:rsidRDefault="00114FCD" w:rsidP="00114FCD">
      <w:pPr>
        <w:pStyle w:val="a0"/>
        <w:numPr>
          <w:ilvl w:val="2"/>
          <w:numId w:val="4"/>
        </w:numPr>
        <w:ind w:left="400"/>
        <w:rPr>
          <w:rFonts w:ascii="宋体" w:eastAsia="宋体" w:hAnsi="宋体"/>
          <w:sz w:val="24"/>
          <w:szCs w:val="24"/>
        </w:rPr>
      </w:pPr>
      <w:r w:rsidRPr="00547982">
        <w:rPr>
          <w:rFonts w:ascii="宋体" w:eastAsia="宋体" w:hAnsi="宋体" w:hint="eastAsia"/>
          <w:sz w:val="24"/>
          <w:szCs w:val="24"/>
        </w:rPr>
        <w:t>《</w:t>
      </w:r>
      <w:r w:rsidRPr="00547982">
        <w:rPr>
          <w:rFonts w:ascii="宋体" w:eastAsia="宋体" w:hAnsi="宋体"/>
          <w:sz w:val="24"/>
          <w:szCs w:val="24"/>
        </w:rPr>
        <w:t>WESTITHR_软件需求规约</w:t>
      </w:r>
      <w:r w:rsidRPr="00547982">
        <w:rPr>
          <w:rFonts w:ascii="宋体" w:eastAsia="宋体" w:hAnsi="宋体" w:hint="eastAsia"/>
          <w:sz w:val="24"/>
          <w:szCs w:val="24"/>
        </w:rPr>
        <w:t>》</w:t>
      </w:r>
    </w:p>
    <w:p w:rsidR="00114FCD" w:rsidRPr="00547982" w:rsidRDefault="00114FCD" w:rsidP="00114FCD">
      <w:pPr>
        <w:pStyle w:val="a0"/>
        <w:numPr>
          <w:ilvl w:val="2"/>
          <w:numId w:val="4"/>
        </w:numPr>
        <w:ind w:left="400"/>
        <w:rPr>
          <w:rFonts w:ascii="宋体" w:eastAsia="宋体" w:hAnsi="宋体"/>
          <w:sz w:val="24"/>
          <w:szCs w:val="24"/>
        </w:rPr>
      </w:pPr>
      <w:r w:rsidRPr="00547982">
        <w:rPr>
          <w:rFonts w:ascii="宋体" w:eastAsia="宋体" w:hAnsi="宋体" w:hint="eastAsia"/>
          <w:sz w:val="24"/>
          <w:szCs w:val="24"/>
        </w:rPr>
        <w:t>《</w:t>
      </w:r>
      <w:r w:rsidRPr="00547982">
        <w:rPr>
          <w:rFonts w:ascii="宋体" w:eastAsia="宋体" w:hAnsi="宋体"/>
          <w:sz w:val="24"/>
          <w:szCs w:val="24"/>
        </w:rPr>
        <w:t>HD-RD-306_软件需求规约（OOAD）</w:t>
      </w:r>
      <w:r w:rsidRPr="00547982">
        <w:rPr>
          <w:rFonts w:ascii="宋体" w:eastAsia="宋体" w:hAnsi="宋体" w:hint="eastAsia"/>
          <w:sz w:val="24"/>
          <w:szCs w:val="24"/>
        </w:rPr>
        <w:t>》</w:t>
      </w:r>
    </w:p>
    <w:p w:rsidR="00114FCD" w:rsidRPr="00547982" w:rsidRDefault="00114FCD" w:rsidP="00114FCD">
      <w:pPr>
        <w:pStyle w:val="a0"/>
        <w:ind w:left="400"/>
        <w:rPr>
          <w:rFonts w:ascii="宋体" w:eastAsia="宋体" w:hAnsi="宋体"/>
          <w:sz w:val="24"/>
          <w:szCs w:val="24"/>
        </w:rPr>
      </w:pPr>
    </w:p>
    <w:p w:rsidR="00114FCD" w:rsidRPr="00547982" w:rsidRDefault="00114FCD" w:rsidP="00114FCD">
      <w:pPr>
        <w:pStyle w:val="2"/>
        <w:rPr>
          <w:rFonts w:hAnsi="宋体"/>
          <w:sz w:val="24"/>
          <w:szCs w:val="24"/>
        </w:rPr>
      </w:pPr>
      <w:bookmarkStart w:id="6" w:name="_Toc498836228"/>
      <w:r w:rsidRPr="00547982">
        <w:rPr>
          <w:rFonts w:hAnsi="宋体" w:hint="eastAsia"/>
          <w:sz w:val="24"/>
          <w:szCs w:val="24"/>
        </w:rPr>
        <w:lastRenderedPageBreak/>
        <w:t>概述</w:t>
      </w:r>
      <w:bookmarkEnd w:id="6"/>
    </w:p>
    <w:p w:rsidR="00114FCD" w:rsidRPr="00547982" w:rsidRDefault="00114FCD" w:rsidP="00114FCD">
      <w:pPr>
        <w:ind w:left="840" w:firstLine="420"/>
        <w:rPr>
          <w:rFonts w:ascii="宋体" w:hAnsi="宋体"/>
          <w:sz w:val="24"/>
          <w:szCs w:val="24"/>
        </w:rPr>
      </w:pPr>
      <w:r w:rsidRPr="00547982">
        <w:rPr>
          <w:rFonts w:ascii="宋体" w:hAnsi="宋体" w:hint="eastAsia"/>
          <w:sz w:val="24"/>
          <w:szCs w:val="24"/>
        </w:rPr>
        <w:t>本文档主要定义了 “Ex</w:t>
      </w:r>
      <w:r w:rsidRPr="00547982">
        <w:rPr>
          <w:rFonts w:ascii="宋体" w:hAnsi="宋体"/>
          <w:sz w:val="24"/>
          <w:szCs w:val="24"/>
        </w:rPr>
        <w:t xml:space="preserve">perienced Driver Movies </w:t>
      </w:r>
      <w:r w:rsidRPr="00547982">
        <w:rPr>
          <w:rFonts w:ascii="宋体" w:hAnsi="宋体" w:hint="eastAsia"/>
          <w:sz w:val="24"/>
          <w:szCs w:val="24"/>
        </w:rPr>
        <w:t>老司机电影网” 的需求，由四大模块组成，分别为：用户账户子系统，后台管理子系统，电影搜索子系统，电影推荐子系统。</w:t>
      </w:r>
    </w:p>
    <w:p w:rsidR="00114FCD" w:rsidRPr="00547982" w:rsidRDefault="00114FCD" w:rsidP="00114FCD">
      <w:pPr>
        <w:rPr>
          <w:rFonts w:ascii="宋体" w:hAnsi="宋体"/>
          <w:sz w:val="24"/>
          <w:szCs w:val="24"/>
        </w:rPr>
      </w:pPr>
    </w:p>
    <w:p w:rsidR="00114FCD" w:rsidRPr="00547982" w:rsidRDefault="00114FCD" w:rsidP="00114FCD">
      <w:pPr>
        <w:pStyle w:val="1"/>
        <w:rPr>
          <w:rFonts w:hAnsi="宋体"/>
          <w:szCs w:val="24"/>
        </w:rPr>
      </w:pPr>
      <w:bookmarkStart w:id="7" w:name="_Toc252470096"/>
      <w:r w:rsidRPr="00547982">
        <w:rPr>
          <w:rFonts w:hAnsi="宋体" w:hint="eastAsia"/>
          <w:szCs w:val="24"/>
        </w:rPr>
        <w:t>软件总体概述</w:t>
      </w:r>
      <w:bookmarkEnd w:id="7"/>
    </w:p>
    <w:p w:rsidR="00114FCD" w:rsidRPr="00547982" w:rsidRDefault="00114FCD" w:rsidP="00114FCD">
      <w:pPr>
        <w:rPr>
          <w:rFonts w:ascii="宋体" w:hAnsi="宋体"/>
          <w:sz w:val="24"/>
          <w:szCs w:val="24"/>
        </w:rPr>
      </w:pPr>
    </w:p>
    <w:p w:rsidR="00114FCD" w:rsidRPr="00547982" w:rsidRDefault="00114FCD" w:rsidP="00114FCD">
      <w:pPr>
        <w:pStyle w:val="2"/>
        <w:numPr>
          <w:ilvl w:val="0"/>
          <w:numId w:val="0"/>
        </w:numPr>
        <w:rPr>
          <w:rFonts w:hAnsi="宋体"/>
          <w:sz w:val="24"/>
          <w:szCs w:val="24"/>
        </w:rPr>
      </w:pPr>
      <w:bookmarkStart w:id="8" w:name="_Toc252470097"/>
      <w:r w:rsidRPr="00547982">
        <w:rPr>
          <w:rFonts w:hAnsi="宋体" w:hint="eastAsia"/>
          <w:sz w:val="24"/>
          <w:szCs w:val="24"/>
        </w:rPr>
        <w:t>2.</w:t>
      </w:r>
      <w:r w:rsidRPr="00547982">
        <w:rPr>
          <w:rFonts w:hAnsi="宋体"/>
          <w:sz w:val="24"/>
          <w:szCs w:val="24"/>
        </w:rPr>
        <w:t>1</w:t>
      </w:r>
      <w:r w:rsidRPr="00547982">
        <w:rPr>
          <w:rFonts w:hAnsi="宋体" w:hint="eastAsia"/>
          <w:sz w:val="24"/>
          <w:szCs w:val="24"/>
        </w:rPr>
        <w:t>软件标识</w:t>
      </w:r>
      <w:bookmarkEnd w:id="8"/>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软件中文名称：老司机电影网</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软件英文名称：Experienced</w:t>
      </w:r>
      <w:r w:rsidRPr="00547982">
        <w:rPr>
          <w:rFonts w:ascii="宋体" w:hAnsi="宋体"/>
          <w:sz w:val="24"/>
          <w:szCs w:val="24"/>
        </w:rPr>
        <w:t xml:space="preserve"> D</w:t>
      </w:r>
      <w:r w:rsidRPr="00547982">
        <w:rPr>
          <w:rFonts w:ascii="宋体" w:hAnsi="宋体" w:hint="eastAsia"/>
          <w:sz w:val="24"/>
          <w:szCs w:val="24"/>
        </w:rPr>
        <w:t>river</w:t>
      </w:r>
      <w:r w:rsidRPr="00547982">
        <w:rPr>
          <w:rFonts w:ascii="宋体" w:hAnsi="宋体"/>
          <w:sz w:val="24"/>
          <w:szCs w:val="24"/>
        </w:rPr>
        <w:t xml:space="preserve"> M</w:t>
      </w:r>
      <w:r w:rsidRPr="00547982">
        <w:rPr>
          <w:rFonts w:ascii="宋体" w:hAnsi="宋体" w:hint="eastAsia"/>
          <w:sz w:val="24"/>
          <w:szCs w:val="24"/>
        </w:rPr>
        <w:t>ovie</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软件缩称：EDM</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 xml:space="preserve">版本号：1.0 </w:t>
      </w:r>
    </w:p>
    <w:p w:rsidR="00114FCD" w:rsidRPr="00547982" w:rsidRDefault="00114FCD" w:rsidP="00114FCD">
      <w:pPr>
        <w:pStyle w:val="2"/>
        <w:numPr>
          <w:ilvl w:val="0"/>
          <w:numId w:val="0"/>
        </w:numPr>
        <w:rPr>
          <w:rFonts w:hAnsi="宋体"/>
          <w:sz w:val="24"/>
          <w:szCs w:val="24"/>
        </w:rPr>
      </w:pPr>
      <w:bookmarkStart w:id="9" w:name="_Toc252470098"/>
      <w:r w:rsidRPr="00547982">
        <w:rPr>
          <w:rFonts w:hAnsi="宋体" w:hint="eastAsia"/>
          <w:b w:val="0"/>
          <w:snapToGrid w:val="0"/>
          <w:sz w:val="24"/>
          <w:szCs w:val="24"/>
        </w:rPr>
        <w:t>2.</w:t>
      </w:r>
      <w:r w:rsidRPr="00547982">
        <w:rPr>
          <w:rFonts w:hAnsi="宋体"/>
          <w:b w:val="0"/>
          <w:snapToGrid w:val="0"/>
          <w:sz w:val="24"/>
          <w:szCs w:val="24"/>
        </w:rPr>
        <w:t>2</w:t>
      </w:r>
      <w:r w:rsidRPr="00547982">
        <w:rPr>
          <w:rFonts w:hAnsi="宋体" w:hint="eastAsia"/>
          <w:sz w:val="24"/>
          <w:szCs w:val="24"/>
        </w:rPr>
        <w:t>软件描述</w:t>
      </w:r>
      <w:bookmarkEnd w:id="9"/>
    </w:p>
    <w:p w:rsidR="00114FCD" w:rsidRPr="00547982" w:rsidRDefault="00114FCD" w:rsidP="00114FCD">
      <w:pPr>
        <w:pStyle w:val="3"/>
        <w:numPr>
          <w:ilvl w:val="0"/>
          <w:numId w:val="0"/>
        </w:numPr>
        <w:rPr>
          <w:rFonts w:hAnsi="宋体"/>
          <w:sz w:val="24"/>
          <w:szCs w:val="24"/>
        </w:rPr>
      </w:pPr>
      <w:bookmarkStart w:id="10" w:name="_Toc252470099"/>
      <w:r w:rsidRPr="00547982">
        <w:rPr>
          <w:rFonts w:hAnsi="宋体" w:hint="eastAsia"/>
          <w:sz w:val="24"/>
          <w:szCs w:val="24"/>
        </w:rPr>
        <w:t>2.2.1系统属性</w:t>
      </w:r>
      <w:bookmarkEnd w:id="10"/>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本系统是一个基于大数据的电影信息资源平台，具有海量电影信息和电影的评分、榜单以及票房，并且能够针对用户生成个性化推荐。</w:t>
      </w:r>
    </w:p>
    <w:p w:rsidR="00114FCD" w:rsidRPr="00547982" w:rsidRDefault="00114FCD" w:rsidP="00114FCD">
      <w:pPr>
        <w:pStyle w:val="3"/>
        <w:numPr>
          <w:ilvl w:val="0"/>
          <w:numId w:val="0"/>
        </w:numPr>
        <w:rPr>
          <w:rFonts w:hAnsi="宋体"/>
          <w:sz w:val="24"/>
          <w:szCs w:val="24"/>
        </w:rPr>
      </w:pPr>
      <w:bookmarkStart w:id="11" w:name="_Toc252470100"/>
      <w:r w:rsidRPr="00547982">
        <w:rPr>
          <w:rFonts w:hAnsi="宋体"/>
          <w:sz w:val="24"/>
          <w:szCs w:val="24"/>
        </w:rPr>
        <w:t>2.2.2</w:t>
      </w:r>
      <w:r w:rsidRPr="00547982">
        <w:rPr>
          <w:rFonts w:hAnsi="宋体" w:hint="eastAsia"/>
          <w:sz w:val="24"/>
          <w:szCs w:val="24"/>
        </w:rPr>
        <w:t>开发背景</w:t>
      </w:r>
      <w:bookmarkEnd w:id="11"/>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《老司机电影网》利用互联网的开放性，打破原有的影院推广、商业广告的宣传模式，为广大电影爱好者提供了海量电影数据，帮助用户选择自己想看的电影。</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如今国内电影市场广阔，而每年上映的无数电影质量参差不齐，许多好的电影不能及时得到宣传。同时，用户可供参考的电影信息通常只有电影票房、电影导演或演员口碑、豆瓣评分或电影杂志评论等，这些信息都具有一定的限制和诱导性。首先，一部高分电影并不能收获较高的票房，原因在于电影本身作为一种娱乐方式，其娱乐性的特征在商业市场上就越发明显；而电影作品并非全部是为娱乐而生，重视艺术性和文艺性的电影制作者也会生产出优质作品。因此通常情况下人们爱把电影粗暴的分为商业片和情怀片，然而这些标签化的分类和生硬的票房数字并不能带来更多有益信息。《老司机电影网》从这一点出发，立足于大数据来帮助观影人选择真正适合自己的优秀电影，在网络上建立良好的电影宣传与用户反馈的生态系统，减少影院、电影公司和观影人之间的信息不对等现象。</w:t>
      </w:r>
    </w:p>
    <w:p w:rsidR="00114FCD" w:rsidRPr="00547982" w:rsidRDefault="00114FCD" w:rsidP="00114FCD">
      <w:pPr>
        <w:pStyle w:val="3"/>
        <w:numPr>
          <w:ilvl w:val="0"/>
          <w:numId w:val="0"/>
        </w:numPr>
        <w:rPr>
          <w:rFonts w:hAnsi="宋体"/>
          <w:sz w:val="24"/>
          <w:szCs w:val="24"/>
        </w:rPr>
      </w:pPr>
      <w:bookmarkStart w:id="12" w:name="_Toc252470101"/>
      <w:r w:rsidRPr="00547982">
        <w:rPr>
          <w:rFonts w:hAnsi="宋体" w:hint="eastAsia"/>
          <w:sz w:val="24"/>
          <w:szCs w:val="24"/>
        </w:rPr>
        <w:lastRenderedPageBreak/>
        <w:t>2.2.3软件功能</w:t>
      </w:r>
      <w:bookmarkEnd w:id="12"/>
    </w:p>
    <w:p w:rsidR="00114FCD" w:rsidRPr="00547982" w:rsidRDefault="00114FCD" w:rsidP="00114FCD">
      <w:pPr>
        <w:spacing w:line="360" w:lineRule="auto"/>
        <w:ind w:firstLineChars="200" w:firstLine="480"/>
        <w:rPr>
          <w:rFonts w:ascii="宋体" w:hAnsi="宋体"/>
          <w:sz w:val="24"/>
          <w:szCs w:val="24"/>
        </w:rPr>
      </w:pPr>
      <w:r w:rsidRPr="00547982">
        <w:rPr>
          <w:rFonts w:ascii="宋体" w:hAnsi="宋体" w:hint="eastAsia"/>
          <w:sz w:val="24"/>
          <w:szCs w:val="24"/>
        </w:rPr>
        <w:t>本系统分为用户子系统、后台管理子系统、电影推荐子系统和电影搜索子系统，每个子系统的功能见下。</w:t>
      </w:r>
    </w:p>
    <w:p w:rsidR="00114FCD" w:rsidRPr="00547982" w:rsidRDefault="00114FCD" w:rsidP="00114FCD">
      <w:pPr>
        <w:spacing w:line="360" w:lineRule="auto"/>
        <w:ind w:firstLineChars="200" w:firstLine="480"/>
        <w:rPr>
          <w:rFonts w:ascii="宋体" w:hAnsi="宋体"/>
          <w:sz w:val="24"/>
          <w:szCs w:val="24"/>
        </w:rPr>
      </w:pPr>
    </w:p>
    <w:p w:rsidR="00114FCD" w:rsidRPr="00547982" w:rsidRDefault="00114FCD" w:rsidP="00114FCD">
      <w:pPr>
        <w:keepNext/>
        <w:spacing w:line="360" w:lineRule="auto"/>
        <w:ind w:firstLineChars="200" w:firstLine="480"/>
        <w:jc w:val="center"/>
        <w:rPr>
          <w:rFonts w:ascii="宋体" w:hAnsi="宋体"/>
          <w:sz w:val="24"/>
          <w:szCs w:val="24"/>
        </w:rPr>
      </w:pPr>
      <w:r w:rsidRPr="00547982">
        <w:rPr>
          <w:rFonts w:ascii="宋体" w:hAnsi="宋体"/>
          <w:sz w:val="24"/>
          <w:szCs w:val="24"/>
        </w:rPr>
        <w:object w:dxaOrig="4641" w:dyaOrig="46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15pt;height:232.15pt" o:ole="">
            <v:imagedata r:id="rId7" o:title=""/>
          </v:shape>
          <o:OLEObject Type="Embed" ProgID="Visio.Drawing.15" ShapeID="_x0000_i1025" DrawAspect="Content" ObjectID="_1528792364" r:id="rId8"/>
        </w:object>
      </w:r>
    </w:p>
    <w:p w:rsidR="00114FCD" w:rsidRPr="00547982" w:rsidRDefault="00114FCD" w:rsidP="00114FCD">
      <w:pPr>
        <w:pStyle w:val="aa"/>
        <w:jc w:val="center"/>
        <w:rPr>
          <w:rFonts w:ascii="宋体" w:eastAsia="宋体" w:hAnsi="宋体"/>
          <w:sz w:val="24"/>
          <w:szCs w:val="24"/>
        </w:rPr>
      </w:pPr>
      <w:r w:rsidRPr="00547982">
        <w:rPr>
          <w:rFonts w:ascii="宋体" w:eastAsia="宋体" w:hAnsi="宋体" w:hint="eastAsia"/>
          <w:sz w:val="24"/>
          <w:szCs w:val="24"/>
        </w:rPr>
        <w:t xml:space="preserve">图片 </w:t>
      </w:r>
      <w:r w:rsidRPr="00547982">
        <w:rPr>
          <w:rFonts w:ascii="宋体" w:eastAsia="宋体" w:hAnsi="宋体"/>
          <w:sz w:val="24"/>
          <w:szCs w:val="24"/>
        </w:rPr>
        <w:fldChar w:fldCharType="begin"/>
      </w:r>
      <w:r w:rsidRPr="00547982">
        <w:rPr>
          <w:rFonts w:ascii="宋体" w:eastAsia="宋体" w:hAnsi="宋体"/>
          <w:sz w:val="24"/>
          <w:szCs w:val="24"/>
        </w:rPr>
        <w:instrText xml:space="preserve"> </w:instrText>
      </w:r>
      <w:r w:rsidRPr="00547982">
        <w:rPr>
          <w:rFonts w:ascii="宋体" w:eastAsia="宋体" w:hAnsi="宋体" w:hint="eastAsia"/>
          <w:sz w:val="24"/>
          <w:szCs w:val="24"/>
        </w:rPr>
        <w:instrText>SEQ 图片 \* ARABIC</w:instrText>
      </w:r>
      <w:r w:rsidRPr="00547982">
        <w:rPr>
          <w:rFonts w:ascii="宋体" w:eastAsia="宋体" w:hAnsi="宋体"/>
          <w:sz w:val="24"/>
          <w:szCs w:val="24"/>
        </w:rPr>
        <w:instrText xml:space="preserve"> </w:instrText>
      </w:r>
      <w:r w:rsidRPr="00547982">
        <w:rPr>
          <w:rFonts w:ascii="宋体" w:eastAsia="宋体" w:hAnsi="宋体"/>
          <w:sz w:val="24"/>
          <w:szCs w:val="24"/>
        </w:rPr>
        <w:fldChar w:fldCharType="separate"/>
      </w:r>
      <w:r w:rsidRPr="00547982">
        <w:rPr>
          <w:rFonts w:ascii="宋体" w:eastAsia="宋体" w:hAnsi="宋体"/>
          <w:noProof/>
          <w:sz w:val="24"/>
          <w:szCs w:val="24"/>
        </w:rPr>
        <w:t>1</w:t>
      </w:r>
      <w:r w:rsidRPr="00547982">
        <w:rPr>
          <w:rFonts w:ascii="宋体" w:eastAsia="宋体" w:hAnsi="宋体"/>
          <w:sz w:val="24"/>
          <w:szCs w:val="24"/>
        </w:rPr>
        <w:fldChar w:fldCharType="end"/>
      </w:r>
      <w:r w:rsidRPr="00547982">
        <w:rPr>
          <w:rFonts w:ascii="宋体" w:eastAsia="宋体" w:hAnsi="宋体"/>
          <w:sz w:val="24"/>
          <w:szCs w:val="24"/>
        </w:rPr>
        <w:t xml:space="preserve"> </w:t>
      </w:r>
      <w:r w:rsidRPr="00547982">
        <w:rPr>
          <w:rFonts w:ascii="宋体" w:eastAsia="宋体" w:hAnsi="宋体" w:hint="eastAsia"/>
          <w:sz w:val="24"/>
          <w:szCs w:val="24"/>
        </w:rPr>
        <w:t>总体系统结构图</w:t>
      </w:r>
    </w:p>
    <w:p w:rsidR="00114FCD" w:rsidRPr="00547982" w:rsidRDefault="00114FCD" w:rsidP="00114FCD">
      <w:pPr>
        <w:spacing w:line="360" w:lineRule="auto"/>
        <w:rPr>
          <w:rFonts w:ascii="宋体" w:hAnsi="宋体"/>
          <w:sz w:val="24"/>
          <w:szCs w:val="24"/>
        </w:rPr>
      </w:pPr>
    </w:p>
    <w:p w:rsidR="00114FCD" w:rsidRPr="00547982" w:rsidRDefault="00114FCD" w:rsidP="00114FCD">
      <w:pPr>
        <w:spacing w:line="360" w:lineRule="auto"/>
        <w:ind w:firstLineChars="200" w:firstLine="480"/>
        <w:rPr>
          <w:rFonts w:ascii="宋体" w:hAnsi="宋体"/>
          <w:sz w:val="24"/>
          <w:szCs w:val="24"/>
        </w:rPr>
      </w:pPr>
    </w:p>
    <w:p w:rsidR="00114FCD" w:rsidRPr="00547982" w:rsidRDefault="00114FCD" w:rsidP="00114FCD">
      <w:pPr>
        <w:numPr>
          <w:ilvl w:val="0"/>
          <w:numId w:val="14"/>
        </w:numPr>
        <w:spacing w:line="360" w:lineRule="auto"/>
        <w:rPr>
          <w:rFonts w:ascii="宋体" w:hAnsi="宋体"/>
          <w:sz w:val="24"/>
          <w:szCs w:val="24"/>
        </w:rPr>
      </w:pPr>
      <w:r w:rsidRPr="00547982">
        <w:rPr>
          <w:rFonts w:ascii="宋体" w:hAnsi="宋体" w:hint="eastAsia"/>
          <w:sz w:val="24"/>
          <w:szCs w:val="24"/>
        </w:rPr>
        <w:t>用户子系统</w:t>
      </w:r>
    </w:p>
    <w:p w:rsidR="00114FCD" w:rsidRPr="00547982" w:rsidRDefault="00114FCD" w:rsidP="00114FCD">
      <w:pPr>
        <w:keepNext/>
        <w:spacing w:line="360" w:lineRule="auto"/>
        <w:jc w:val="center"/>
        <w:rPr>
          <w:rFonts w:ascii="宋体" w:hAnsi="宋体"/>
          <w:sz w:val="24"/>
          <w:szCs w:val="24"/>
        </w:rPr>
      </w:pPr>
      <w:r w:rsidRPr="00547982">
        <w:rPr>
          <w:rFonts w:ascii="宋体" w:hAnsi="宋体"/>
          <w:sz w:val="24"/>
          <w:szCs w:val="24"/>
        </w:rPr>
        <w:object w:dxaOrig="8171" w:dyaOrig="8241">
          <v:shape id="_x0000_i1026" type="#_x0000_t75" style="width:308.65pt;height:311.25pt" o:ole="">
            <v:imagedata r:id="rId9" o:title=""/>
          </v:shape>
          <o:OLEObject Type="Embed" ProgID="Visio.Drawing.15" ShapeID="_x0000_i1026" DrawAspect="Content" ObjectID="_1528792365" r:id="rId10"/>
        </w:object>
      </w:r>
    </w:p>
    <w:p w:rsidR="00114FCD" w:rsidRPr="00547982" w:rsidRDefault="00114FCD" w:rsidP="00114FCD">
      <w:pPr>
        <w:pStyle w:val="aa"/>
        <w:jc w:val="center"/>
        <w:rPr>
          <w:rFonts w:ascii="宋体" w:eastAsia="宋体" w:hAnsi="宋体"/>
          <w:sz w:val="24"/>
          <w:szCs w:val="24"/>
        </w:rPr>
      </w:pPr>
      <w:r w:rsidRPr="00547982">
        <w:rPr>
          <w:rFonts w:ascii="宋体" w:eastAsia="宋体" w:hAnsi="宋体" w:hint="eastAsia"/>
          <w:sz w:val="24"/>
          <w:szCs w:val="24"/>
        </w:rPr>
        <w:t xml:space="preserve">图片 </w:t>
      </w:r>
      <w:r w:rsidRPr="00547982">
        <w:rPr>
          <w:rFonts w:ascii="宋体" w:eastAsia="宋体" w:hAnsi="宋体"/>
          <w:sz w:val="24"/>
          <w:szCs w:val="24"/>
        </w:rPr>
        <w:fldChar w:fldCharType="begin"/>
      </w:r>
      <w:r w:rsidRPr="00547982">
        <w:rPr>
          <w:rFonts w:ascii="宋体" w:eastAsia="宋体" w:hAnsi="宋体"/>
          <w:sz w:val="24"/>
          <w:szCs w:val="24"/>
        </w:rPr>
        <w:instrText xml:space="preserve"> </w:instrText>
      </w:r>
      <w:r w:rsidRPr="00547982">
        <w:rPr>
          <w:rFonts w:ascii="宋体" w:eastAsia="宋体" w:hAnsi="宋体" w:hint="eastAsia"/>
          <w:sz w:val="24"/>
          <w:szCs w:val="24"/>
        </w:rPr>
        <w:instrText>SEQ 图片 \* ARABIC</w:instrText>
      </w:r>
      <w:r w:rsidRPr="00547982">
        <w:rPr>
          <w:rFonts w:ascii="宋体" w:eastAsia="宋体" w:hAnsi="宋体"/>
          <w:sz w:val="24"/>
          <w:szCs w:val="24"/>
        </w:rPr>
        <w:instrText xml:space="preserve"> </w:instrText>
      </w:r>
      <w:r w:rsidRPr="00547982">
        <w:rPr>
          <w:rFonts w:ascii="宋体" w:eastAsia="宋体" w:hAnsi="宋体"/>
          <w:sz w:val="24"/>
          <w:szCs w:val="24"/>
        </w:rPr>
        <w:fldChar w:fldCharType="separate"/>
      </w:r>
      <w:r w:rsidRPr="00547982">
        <w:rPr>
          <w:rFonts w:ascii="宋体" w:eastAsia="宋体" w:hAnsi="宋体"/>
          <w:noProof/>
          <w:sz w:val="24"/>
          <w:szCs w:val="24"/>
        </w:rPr>
        <w:t>2</w:t>
      </w:r>
      <w:r w:rsidRPr="00547982">
        <w:rPr>
          <w:rFonts w:ascii="宋体" w:eastAsia="宋体" w:hAnsi="宋体"/>
          <w:sz w:val="24"/>
          <w:szCs w:val="24"/>
        </w:rPr>
        <w:fldChar w:fldCharType="end"/>
      </w:r>
      <w:r w:rsidRPr="00547982">
        <w:rPr>
          <w:rFonts w:ascii="宋体" w:eastAsia="宋体" w:hAnsi="宋体"/>
          <w:sz w:val="24"/>
          <w:szCs w:val="24"/>
        </w:rPr>
        <w:t xml:space="preserve"> </w:t>
      </w:r>
      <w:r w:rsidRPr="00547982">
        <w:rPr>
          <w:rFonts w:ascii="宋体" w:eastAsia="宋体" w:hAnsi="宋体" w:hint="eastAsia"/>
          <w:sz w:val="24"/>
          <w:szCs w:val="24"/>
        </w:rPr>
        <w:t>用户子系统结构图</w:t>
      </w:r>
    </w:p>
    <w:p w:rsidR="00114FCD" w:rsidRPr="00547982" w:rsidRDefault="00114FCD" w:rsidP="00114FCD">
      <w:pPr>
        <w:rPr>
          <w:rFonts w:ascii="宋体" w:hAnsi="宋体"/>
          <w:sz w:val="24"/>
          <w:szCs w:val="24"/>
        </w:rPr>
      </w:pPr>
    </w:p>
    <w:p w:rsidR="00114FCD" w:rsidRPr="00547982" w:rsidRDefault="00114FCD" w:rsidP="00114FCD">
      <w:pPr>
        <w:numPr>
          <w:ilvl w:val="0"/>
          <w:numId w:val="14"/>
        </w:numPr>
        <w:spacing w:line="360" w:lineRule="auto"/>
        <w:rPr>
          <w:rFonts w:ascii="宋体" w:hAnsi="宋体"/>
          <w:sz w:val="24"/>
          <w:szCs w:val="24"/>
        </w:rPr>
      </w:pPr>
      <w:r w:rsidRPr="00547982">
        <w:rPr>
          <w:rFonts w:ascii="宋体" w:hAnsi="宋体" w:hint="eastAsia"/>
          <w:sz w:val="24"/>
          <w:szCs w:val="24"/>
        </w:rPr>
        <w:t>后台管理子系统</w:t>
      </w:r>
    </w:p>
    <w:p w:rsidR="00114FCD" w:rsidRPr="00547982" w:rsidRDefault="00114FCD" w:rsidP="00114FCD">
      <w:pPr>
        <w:keepNext/>
        <w:spacing w:line="360" w:lineRule="auto"/>
        <w:ind w:left="420"/>
        <w:jc w:val="center"/>
        <w:rPr>
          <w:rFonts w:ascii="宋体" w:hAnsi="宋体"/>
          <w:sz w:val="24"/>
          <w:szCs w:val="24"/>
        </w:rPr>
      </w:pPr>
      <w:r w:rsidRPr="00547982">
        <w:rPr>
          <w:rFonts w:ascii="宋体" w:hAnsi="宋体"/>
          <w:sz w:val="24"/>
          <w:szCs w:val="24"/>
        </w:rPr>
        <w:object w:dxaOrig="7011" w:dyaOrig="6831">
          <v:shape id="_x0000_i1027" type="#_x0000_t75" style="width:247.9pt;height:241.5pt" o:ole="">
            <v:imagedata r:id="rId11" o:title=""/>
          </v:shape>
          <o:OLEObject Type="Embed" ProgID="Visio.Drawing.15" ShapeID="_x0000_i1027" DrawAspect="Content" ObjectID="_1528792366" r:id="rId12"/>
        </w:object>
      </w:r>
    </w:p>
    <w:p w:rsidR="00114FCD" w:rsidRPr="00547982" w:rsidRDefault="00114FCD" w:rsidP="00114FCD">
      <w:pPr>
        <w:pStyle w:val="aa"/>
        <w:jc w:val="center"/>
        <w:rPr>
          <w:rFonts w:ascii="宋体" w:eastAsia="宋体" w:hAnsi="宋体"/>
          <w:sz w:val="24"/>
          <w:szCs w:val="24"/>
        </w:rPr>
      </w:pPr>
      <w:r w:rsidRPr="00547982">
        <w:rPr>
          <w:rFonts w:ascii="宋体" w:eastAsia="宋体" w:hAnsi="宋体" w:cs="微软雅黑" w:hint="eastAsia"/>
          <w:sz w:val="24"/>
          <w:szCs w:val="24"/>
        </w:rPr>
        <w:t>图片</w:t>
      </w:r>
      <w:r w:rsidRPr="00547982">
        <w:rPr>
          <w:rFonts w:ascii="宋体" w:eastAsia="宋体" w:hAnsi="宋体" w:hint="eastAsia"/>
          <w:sz w:val="24"/>
          <w:szCs w:val="24"/>
        </w:rPr>
        <w:t xml:space="preserve"> </w:t>
      </w:r>
      <w:r w:rsidRPr="00547982">
        <w:rPr>
          <w:rFonts w:ascii="宋体" w:eastAsia="宋体" w:hAnsi="宋体"/>
          <w:sz w:val="24"/>
          <w:szCs w:val="24"/>
        </w:rPr>
        <w:fldChar w:fldCharType="begin"/>
      </w:r>
      <w:r w:rsidRPr="00547982">
        <w:rPr>
          <w:rFonts w:ascii="宋体" w:eastAsia="宋体" w:hAnsi="宋体"/>
          <w:sz w:val="24"/>
          <w:szCs w:val="24"/>
        </w:rPr>
        <w:instrText xml:space="preserve"> </w:instrText>
      </w:r>
      <w:r w:rsidRPr="00547982">
        <w:rPr>
          <w:rFonts w:ascii="宋体" w:eastAsia="宋体" w:hAnsi="宋体" w:hint="eastAsia"/>
          <w:sz w:val="24"/>
          <w:szCs w:val="24"/>
        </w:rPr>
        <w:instrText xml:space="preserve">SEQ </w:instrText>
      </w:r>
      <w:r w:rsidRPr="00547982">
        <w:rPr>
          <w:rFonts w:ascii="宋体" w:eastAsia="宋体" w:hAnsi="宋体" w:cs="微软雅黑" w:hint="eastAsia"/>
          <w:sz w:val="24"/>
          <w:szCs w:val="24"/>
        </w:rPr>
        <w:instrText>图片</w:instrText>
      </w:r>
      <w:r w:rsidRPr="00547982">
        <w:rPr>
          <w:rFonts w:ascii="宋体" w:eastAsia="宋体" w:hAnsi="宋体" w:hint="eastAsia"/>
          <w:sz w:val="24"/>
          <w:szCs w:val="24"/>
        </w:rPr>
        <w:instrText xml:space="preserve"> \* ARABIC</w:instrText>
      </w:r>
      <w:r w:rsidRPr="00547982">
        <w:rPr>
          <w:rFonts w:ascii="宋体" w:eastAsia="宋体" w:hAnsi="宋体"/>
          <w:sz w:val="24"/>
          <w:szCs w:val="24"/>
        </w:rPr>
        <w:instrText xml:space="preserve"> </w:instrText>
      </w:r>
      <w:r w:rsidRPr="00547982">
        <w:rPr>
          <w:rFonts w:ascii="宋体" w:eastAsia="宋体" w:hAnsi="宋体"/>
          <w:sz w:val="24"/>
          <w:szCs w:val="24"/>
        </w:rPr>
        <w:fldChar w:fldCharType="separate"/>
      </w:r>
      <w:r w:rsidRPr="00547982">
        <w:rPr>
          <w:rFonts w:ascii="宋体" w:eastAsia="宋体" w:hAnsi="宋体"/>
          <w:noProof/>
          <w:sz w:val="24"/>
          <w:szCs w:val="24"/>
        </w:rPr>
        <w:t>3</w:t>
      </w:r>
      <w:r w:rsidRPr="00547982">
        <w:rPr>
          <w:rFonts w:ascii="宋体" w:eastAsia="宋体" w:hAnsi="宋体"/>
          <w:sz w:val="24"/>
          <w:szCs w:val="24"/>
        </w:rPr>
        <w:fldChar w:fldCharType="end"/>
      </w:r>
      <w:r w:rsidRPr="00547982">
        <w:rPr>
          <w:rFonts w:ascii="宋体" w:eastAsia="宋体" w:hAnsi="宋体"/>
          <w:sz w:val="24"/>
          <w:szCs w:val="24"/>
        </w:rPr>
        <w:t xml:space="preserve"> </w:t>
      </w:r>
      <w:r w:rsidRPr="00547982">
        <w:rPr>
          <w:rFonts w:ascii="宋体" w:eastAsia="宋体" w:hAnsi="宋体" w:hint="eastAsia"/>
          <w:sz w:val="24"/>
          <w:szCs w:val="24"/>
        </w:rPr>
        <w:t>后台管理子系统结构图</w:t>
      </w:r>
    </w:p>
    <w:p w:rsidR="00114FCD" w:rsidRPr="00547982" w:rsidRDefault="00114FCD" w:rsidP="00114FCD">
      <w:pPr>
        <w:spacing w:line="360" w:lineRule="auto"/>
        <w:rPr>
          <w:rFonts w:ascii="宋体" w:hAnsi="宋体"/>
          <w:sz w:val="24"/>
          <w:szCs w:val="24"/>
        </w:rPr>
      </w:pPr>
    </w:p>
    <w:p w:rsidR="00114FCD" w:rsidRPr="00547982" w:rsidRDefault="00114FCD" w:rsidP="00114FCD">
      <w:pPr>
        <w:numPr>
          <w:ilvl w:val="0"/>
          <w:numId w:val="14"/>
        </w:numPr>
        <w:spacing w:line="360" w:lineRule="auto"/>
        <w:rPr>
          <w:rFonts w:ascii="宋体" w:hAnsi="宋体"/>
          <w:sz w:val="24"/>
          <w:szCs w:val="24"/>
        </w:rPr>
      </w:pPr>
      <w:r w:rsidRPr="00547982">
        <w:rPr>
          <w:rFonts w:ascii="宋体" w:hAnsi="宋体" w:hint="eastAsia"/>
          <w:sz w:val="24"/>
          <w:szCs w:val="24"/>
        </w:rPr>
        <w:t>电影推荐子系统</w:t>
      </w:r>
    </w:p>
    <w:p w:rsidR="00114FCD" w:rsidRPr="00547982" w:rsidRDefault="00114FCD" w:rsidP="00114FCD">
      <w:pPr>
        <w:spacing w:line="360" w:lineRule="auto"/>
        <w:rPr>
          <w:rFonts w:ascii="宋体" w:hAnsi="宋体"/>
          <w:sz w:val="24"/>
          <w:szCs w:val="24"/>
        </w:rPr>
      </w:pPr>
    </w:p>
    <w:p w:rsidR="00114FCD" w:rsidRPr="00547982" w:rsidRDefault="00114FCD" w:rsidP="00114FCD">
      <w:pPr>
        <w:keepNext/>
        <w:spacing w:line="360" w:lineRule="auto"/>
        <w:jc w:val="center"/>
        <w:rPr>
          <w:rFonts w:ascii="宋体" w:hAnsi="宋体"/>
          <w:sz w:val="24"/>
          <w:szCs w:val="24"/>
        </w:rPr>
      </w:pPr>
      <w:r w:rsidRPr="00547982">
        <w:rPr>
          <w:rFonts w:ascii="宋体" w:hAnsi="宋体"/>
          <w:sz w:val="24"/>
          <w:szCs w:val="24"/>
        </w:rPr>
        <w:object w:dxaOrig="5461" w:dyaOrig="6100">
          <v:shape id="_x0000_i1028" type="#_x0000_t75" style="width:205.9pt;height:230.25pt" o:ole="">
            <v:imagedata r:id="rId13" o:title=""/>
          </v:shape>
          <o:OLEObject Type="Embed" ProgID="Visio.Drawing.15" ShapeID="_x0000_i1028" DrawAspect="Content" ObjectID="_1528792367" r:id="rId14"/>
        </w:object>
      </w:r>
    </w:p>
    <w:p w:rsidR="00114FCD" w:rsidRPr="00547982" w:rsidRDefault="00114FCD" w:rsidP="00114FCD">
      <w:pPr>
        <w:pStyle w:val="aa"/>
        <w:jc w:val="center"/>
        <w:rPr>
          <w:rFonts w:ascii="宋体" w:eastAsia="宋体" w:hAnsi="宋体"/>
          <w:sz w:val="24"/>
          <w:szCs w:val="24"/>
        </w:rPr>
      </w:pPr>
      <w:r w:rsidRPr="00547982">
        <w:rPr>
          <w:rFonts w:ascii="宋体" w:eastAsia="宋体" w:hAnsi="宋体" w:hint="eastAsia"/>
          <w:sz w:val="24"/>
          <w:szCs w:val="24"/>
        </w:rPr>
        <w:t xml:space="preserve">图片 </w:t>
      </w:r>
      <w:r w:rsidRPr="00547982">
        <w:rPr>
          <w:rFonts w:ascii="宋体" w:eastAsia="宋体" w:hAnsi="宋体"/>
          <w:sz w:val="24"/>
          <w:szCs w:val="24"/>
        </w:rPr>
        <w:fldChar w:fldCharType="begin"/>
      </w:r>
      <w:r w:rsidRPr="00547982">
        <w:rPr>
          <w:rFonts w:ascii="宋体" w:eastAsia="宋体" w:hAnsi="宋体"/>
          <w:sz w:val="24"/>
          <w:szCs w:val="24"/>
        </w:rPr>
        <w:instrText xml:space="preserve"> </w:instrText>
      </w:r>
      <w:r w:rsidRPr="00547982">
        <w:rPr>
          <w:rFonts w:ascii="宋体" w:eastAsia="宋体" w:hAnsi="宋体" w:hint="eastAsia"/>
          <w:sz w:val="24"/>
          <w:szCs w:val="24"/>
        </w:rPr>
        <w:instrText>SEQ 图片 \* ARABIC</w:instrText>
      </w:r>
      <w:r w:rsidRPr="00547982">
        <w:rPr>
          <w:rFonts w:ascii="宋体" w:eastAsia="宋体" w:hAnsi="宋体"/>
          <w:sz w:val="24"/>
          <w:szCs w:val="24"/>
        </w:rPr>
        <w:instrText xml:space="preserve"> </w:instrText>
      </w:r>
      <w:r w:rsidRPr="00547982">
        <w:rPr>
          <w:rFonts w:ascii="宋体" w:eastAsia="宋体" w:hAnsi="宋体"/>
          <w:sz w:val="24"/>
          <w:szCs w:val="24"/>
        </w:rPr>
        <w:fldChar w:fldCharType="separate"/>
      </w:r>
      <w:r w:rsidRPr="00547982">
        <w:rPr>
          <w:rFonts w:ascii="宋体" w:eastAsia="宋体" w:hAnsi="宋体"/>
          <w:noProof/>
          <w:sz w:val="24"/>
          <w:szCs w:val="24"/>
        </w:rPr>
        <w:t>4</w:t>
      </w:r>
      <w:r w:rsidRPr="00547982">
        <w:rPr>
          <w:rFonts w:ascii="宋体" w:eastAsia="宋体" w:hAnsi="宋体"/>
          <w:sz w:val="24"/>
          <w:szCs w:val="24"/>
        </w:rPr>
        <w:fldChar w:fldCharType="end"/>
      </w:r>
      <w:r w:rsidRPr="00547982">
        <w:rPr>
          <w:rFonts w:ascii="宋体" w:eastAsia="宋体" w:hAnsi="宋体"/>
          <w:sz w:val="24"/>
          <w:szCs w:val="24"/>
        </w:rPr>
        <w:t xml:space="preserve"> </w:t>
      </w:r>
      <w:r w:rsidRPr="00547982">
        <w:rPr>
          <w:rFonts w:ascii="宋体" w:eastAsia="宋体" w:hAnsi="宋体" w:hint="eastAsia"/>
          <w:sz w:val="24"/>
          <w:szCs w:val="24"/>
        </w:rPr>
        <w:t>电影推荐子系统结构图</w:t>
      </w:r>
    </w:p>
    <w:p w:rsidR="00114FCD" w:rsidRPr="00547982" w:rsidRDefault="00114FCD" w:rsidP="00114FCD">
      <w:pPr>
        <w:rPr>
          <w:rFonts w:ascii="宋体" w:hAnsi="宋体"/>
          <w:sz w:val="24"/>
          <w:szCs w:val="24"/>
        </w:rPr>
      </w:pPr>
    </w:p>
    <w:p w:rsidR="00114FCD" w:rsidRPr="00547982" w:rsidRDefault="00114FCD" w:rsidP="00114FCD">
      <w:pPr>
        <w:numPr>
          <w:ilvl w:val="0"/>
          <w:numId w:val="14"/>
        </w:numPr>
        <w:spacing w:line="360" w:lineRule="auto"/>
        <w:rPr>
          <w:rFonts w:ascii="宋体" w:hAnsi="宋体"/>
          <w:sz w:val="24"/>
          <w:szCs w:val="24"/>
        </w:rPr>
      </w:pPr>
      <w:r w:rsidRPr="00547982">
        <w:rPr>
          <w:rFonts w:ascii="宋体" w:hAnsi="宋体" w:hint="eastAsia"/>
          <w:sz w:val="24"/>
          <w:szCs w:val="24"/>
        </w:rPr>
        <w:t>电影搜索子系统</w:t>
      </w:r>
    </w:p>
    <w:p w:rsidR="00114FCD" w:rsidRPr="00547982" w:rsidRDefault="00114FCD" w:rsidP="00114FCD">
      <w:pPr>
        <w:keepNext/>
        <w:spacing w:line="360" w:lineRule="auto"/>
        <w:ind w:firstLineChars="200" w:firstLine="480"/>
        <w:jc w:val="center"/>
        <w:rPr>
          <w:rFonts w:ascii="宋体" w:hAnsi="宋体"/>
          <w:sz w:val="24"/>
          <w:szCs w:val="24"/>
        </w:rPr>
      </w:pPr>
      <w:r w:rsidRPr="00547982">
        <w:rPr>
          <w:rFonts w:ascii="宋体" w:hAnsi="宋体"/>
          <w:sz w:val="24"/>
          <w:szCs w:val="24"/>
        </w:rPr>
        <w:object w:dxaOrig="4641" w:dyaOrig="4161">
          <v:shape id="_x0000_i1029" type="#_x0000_t75" style="width:202.9pt;height:181.9pt" o:ole="">
            <v:imagedata r:id="rId15" o:title=""/>
          </v:shape>
          <o:OLEObject Type="Embed" ProgID="Visio.Drawing.15" ShapeID="_x0000_i1029" DrawAspect="Content" ObjectID="_1528792368" r:id="rId16"/>
        </w:object>
      </w:r>
    </w:p>
    <w:p w:rsidR="00114FCD" w:rsidRPr="00547982" w:rsidRDefault="00114FCD" w:rsidP="00114FCD">
      <w:pPr>
        <w:pStyle w:val="aa"/>
        <w:jc w:val="center"/>
        <w:rPr>
          <w:rFonts w:ascii="宋体" w:eastAsia="宋体" w:hAnsi="宋体"/>
          <w:sz w:val="24"/>
          <w:szCs w:val="24"/>
        </w:rPr>
      </w:pPr>
      <w:r w:rsidRPr="00547982">
        <w:rPr>
          <w:rFonts w:ascii="宋体" w:eastAsia="宋体" w:hAnsi="宋体" w:hint="eastAsia"/>
          <w:sz w:val="24"/>
          <w:szCs w:val="24"/>
        </w:rPr>
        <w:t xml:space="preserve">图片 </w:t>
      </w:r>
      <w:r w:rsidRPr="00547982">
        <w:rPr>
          <w:rFonts w:ascii="宋体" w:eastAsia="宋体" w:hAnsi="宋体"/>
          <w:sz w:val="24"/>
          <w:szCs w:val="24"/>
        </w:rPr>
        <w:fldChar w:fldCharType="begin"/>
      </w:r>
      <w:r w:rsidRPr="00547982">
        <w:rPr>
          <w:rFonts w:ascii="宋体" w:eastAsia="宋体" w:hAnsi="宋体"/>
          <w:sz w:val="24"/>
          <w:szCs w:val="24"/>
        </w:rPr>
        <w:instrText xml:space="preserve"> </w:instrText>
      </w:r>
      <w:r w:rsidRPr="00547982">
        <w:rPr>
          <w:rFonts w:ascii="宋体" w:eastAsia="宋体" w:hAnsi="宋体" w:hint="eastAsia"/>
          <w:sz w:val="24"/>
          <w:szCs w:val="24"/>
        </w:rPr>
        <w:instrText>SEQ 图片 \* ARABIC</w:instrText>
      </w:r>
      <w:r w:rsidRPr="00547982">
        <w:rPr>
          <w:rFonts w:ascii="宋体" w:eastAsia="宋体" w:hAnsi="宋体"/>
          <w:sz w:val="24"/>
          <w:szCs w:val="24"/>
        </w:rPr>
        <w:instrText xml:space="preserve"> </w:instrText>
      </w:r>
      <w:r w:rsidRPr="00547982">
        <w:rPr>
          <w:rFonts w:ascii="宋体" w:eastAsia="宋体" w:hAnsi="宋体"/>
          <w:sz w:val="24"/>
          <w:szCs w:val="24"/>
        </w:rPr>
        <w:fldChar w:fldCharType="separate"/>
      </w:r>
      <w:r w:rsidRPr="00547982">
        <w:rPr>
          <w:rFonts w:ascii="宋体" w:eastAsia="宋体" w:hAnsi="宋体"/>
          <w:noProof/>
          <w:sz w:val="24"/>
          <w:szCs w:val="24"/>
        </w:rPr>
        <w:t>5</w:t>
      </w:r>
      <w:r w:rsidRPr="00547982">
        <w:rPr>
          <w:rFonts w:ascii="宋体" w:eastAsia="宋体" w:hAnsi="宋体"/>
          <w:sz w:val="24"/>
          <w:szCs w:val="24"/>
        </w:rPr>
        <w:fldChar w:fldCharType="end"/>
      </w:r>
      <w:r w:rsidRPr="00547982">
        <w:rPr>
          <w:rFonts w:ascii="宋体" w:eastAsia="宋体" w:hAnsi="宋体"/>
          <w:sz w:val="24"/>
          <w:szCs w:val="24"/>
        </w:rPr>
        <w:t xml:space="preserve"> </w:t>
      </w:r>
      <w:r w:rsidRPr="00547982">
        <w:rPr>
          <w:rFonts w:ascii="宋体" w:eastAsia="宋体" w:hAnsi="宋体" w:hint="eastAsia"/>
          <w:sz w:val="24"/>
          <w:szCs w:val="24"/>
        </w:rPr>
        <w:t>电影搜索子系统结构图</w:t>
      </w:r>
    </w:p>
    <w:p w:rsidR="00114FCD" w:rsidRPr="00547982" w:rsidRDefault="00114FCD" w:rsidP="00114FCD">
      <w:pPr>
        <w:pStyle w:val="2"/>
        <w:numPr>
          <w:ilvl w:val="0"/>
          <w:numId w:val="0"/>
        </w:numPr>
        <w:rPr>
          <w:rFonts w:hAnsi="宋体"/>
          <w:sz w:val="24"/>
          <w:szCs w:val="24"/>
        </w:rPr>
      </w:pPr>
      <w:bookmarkStart w:id="13" w:name="_Toc252470102"/>
      <w:r w:rsidRPr="00547982">
        <w:rPr>
          <w:rFonts w:hAnsi="宋体" w:hint="eastAsia"/>
          <w:sz w:val="24"/>
          <w:szCs w:val="24"/>
        </w:rPr>
        <w:t>2.3用户</w:t>
      </w:r>
      <w:bookmarkEnd w:id="13"/>
      <w:r w:rsidRPr="00547982">
        <w:rPr>
          <w:rFonts w:hAnsi="宋体" w:hint="eastAsia"/>
          <w:sz w:val="24"/>
          <w:szCs w:val="24"/>
        </w:rPr>
        <w:t>特征</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用户年龄范围：12至60岁，年轻人居多</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用户行为：可以独立操作电脑上网、具有足够的阅读、判断、表达能力</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用户定位：</w:t>
      </w:r>
    </w:p>
    <w:p w:rsidR="00114FCD" w:rsidRPr="00547982" w:rsidRDefault="00114FCD" w:rsidP="00114FCD">
      <w:pPr>
        <w:numPr>
          <w:ilvl w:val="0"/>
          <w:numId w:val="14"/>
        </w:numPr>
        <w:spacing w:line="360" w:lineRule="auto"/>
        <w:jc w:val="both"/>
        <w:rPr>
          <w:rFonts w:ascii="宋体" w:hAnsi="宋体"/>
          <w:sz w:val="24"/>
          <w:szCs w:val="24"/>
        </w:rPr>
      </w:pPr>
      <w:r w:rsidRPr="00547982">
        <w:rPr>
          <w:rFonts w:ascii="宋体" w:hAnsi="宋体" w:hint="eastAsia"/>
          <w:sz w:val="24"/>
          <w:szCs w:val="24"/>
        </w:rPr>
        <w:t>每天有独立上网时间的年轻群体如学生、白领上班族</w:t>
      </w:r>
    </w:p>
    <w:p w:rsidR="00114FCD" w:rsidRPr="00547982" w:rsidRDefault="00114FCD" w:rsidP="00114FCD">
      <w:pPr>
        <w:numPr>
          <w:ilvl w:val="0"/>
          <w:numId w:val="14"/>
        </w:numPr>
        <w:spacing w:line="360" w:lineRule="auto"/>
        <w:jc w:val="both"/>
        <w:rPr>
          <w:rFonts w:ascii="宋体" w:hAnsi="宋体"/>
          <w:sz w:val="24"/>
          <w:szCs w:val="24"/>
        </w:rPr>
      </w:pPr>
      <w:r w:rsidRPr="00547982">
        <w:rPr>
          <w:rFonts w:ascii="宋体" w:hAnsi="宋体" w:hint="eastAsia"/>
          <w:sz w:val="24"/>
          <w:szCs w:val="24"/>
        </w:rPr>
        <w:t>喜欢电影、追求个性、希望获得最新电影动态</w:t>
      </w:r>
    </w:p>
    <w:p w:rsidR="00114FCD" w:rsidRPr="00547982" w:rsidRDefault="00114FCD" w:rsidP="00114FCD">
      <w:pPr>
        <w:numPr>
          <w:ilvl w:val="0"/>
          <w:numId w:val="14"/>
        </w:numPr>
        <w:spacing w:line="360" w:lineRule="auto"/>
        <w:jc w:val="both"/>
        <w:rPr>
          <w:rFonts w:ascii="宋体" w:hAnsi="宋体"/>
          <w:sz w:val="24"/>
          <w:szCs w:val="24"/>
        </w:rPr>
      </w:pPr>
      <w:r w:rsidRPr="00547982">
        <w:rPr>
          <w:rFonts w:ascii="宋体" w:hAnsi="宋体" w:hint="eastAsia"/>
          <w:sz w:val="24"/>
          <w:szCs w:val="24"/>
        </w:rPr>
        <w:t>近期准备观看影院即将上映、正在上映电影或观看影碟内的电影</w:t>
      </w:r>
    </w:p>
    <w:p w:rsidR="00114FCD" w:rsidRPr="00547982" w:rsidRDefault="00114FCD" w:rsidP="00114FCD">
      <w:pPr>
        <w:numPr>
          <w:ilvl w:val="0"/>
          <w:numId w:val="14"/>
        </w:numPr>
        <w:spacing w:line="360" w:lineRule="auto"/>
        <w:jc w:val="both"/>
        <w:rPr>
          <w:rFonts w:ascii="宋体" w:hAnsi="宋体"/>
          <w:sz w:val="24"/>
          <w:szCs w:val="24"/>
        </w:rPr>
      </w:pPr>
      <w:r w:rsidRPr="00547982">
        <w:rPr>
          <w:rFonts w:ascii="宋体" w:hAnsi="宋体" w:hint="eastAsia"/>
          <w:sz w:val="24"/>
          <w:szCs w:val="24"/>
        </w:rPr>
        <w:lastRenderedPageBreak/>
        <w:t>希望对看过的电影进行评分并留下评论、有个人的观影兴趣</w:t>
      </w:r>
    </w:p>
    <w:p w:rsidR="00114FCD" w:rsidRPr="00547982" w:rsidRDefault="00114FCD" w:rsidP="00114FCD">
      <w:pPr>
        <w:pStyle w:val="2"/>
        <w:numPr>
          <w:ilvl w:val="0"/>
          <w:numId w:val="0"/>
        </w:numPr>
        <w:rPr>
          <w:rFonts w:hAnsi="宋体"/>
          <w:sz w:val="24"/>
          <w:szCs w:val="24"/>
        </w:rPr>
      </w:pPr>
      <w:bookmarkStart w:id="14" w:name="_Toc252470103"/>
      <w:r w:rsidRPr="00547982">
        <w:rPr>
          <w:rFonts w:hAnsi="宋体" w:hint="eastAsia"/>
          <w:sz w:val="24"/>
          <w:szCs w:val="24"/>
        </w:rPr>
        <w:t>2</w:t>
      </w:r>
      <w:r w:rsidRPr="00547982">
        <w:rPr>
          <w:rFonts w:hAnsi="宋体"/>
          <w:sz w:val="24"/>
          <w:szCs w:val="24"/>
        </w:rPr>
        <w:t>.4</w:t>
      </w:r>
      <w:r w:rsidRPr="00547982">
        <w:rPr>
          <w:rFonts w:hAnsi="宋体" w:hint="eastAsia"/>
          <w:sz w:val="24"/>
          <w:szCs w:val="24"/>
        </w:rPr>
        <w:t>限制与约束</w:t>
      </w:r>
      <w:bookmarkEnd w:id="14"/>
      <w:r w:rsidRPr="00547982">
        <w:rPr>
          <w:rFonts w:hAnsi="宋体" w:hint="eastAsia"/>
          <w:sz w:val="24"/>
          <w:szCs w:val="24"/>
        </w:rPr>
        <w:t xml:space="preserve"> </w:t>
      </w:r>
    </w:p>
    <w:p w:rsidR="00114FCD" w:rsidRPr="00547982" w:rsidRDefault="00114FCD" w:rsidP="00114FCD">
      <w:pPr>
        <w:pStyle w:val="3"/>
        <w:numPr>
          <w:ilvl w:val="0"/>
          <w:numId w:val="0"/>
        </w:numPr>
        <w:rPr>
          <w:rFonts w:hAnsi="宋体"/>
          <w:sz w:val="24"/>
          <w:szCs w:val="24"/>
        </w:rPr>
      </w:pPr>
      <w:r w:rsidRPr="00547982">
        <w:rPr>
          <w:rFonts w:hAnsi="宋体" w:hint="eastAsia"/>
          <w:sz w:val="24"/>
          <w:szCs w:val="24"/>
        </w:rPr>
        <w:t>2.4</w:t>
      </w:r>
      <w:r w:rsidRPr="00547982">
        <w:rPr>
          <w:rFonts w:hAnsi="宋体"/>
          <w:sz w:val="24"/>
          <w:szCs w:val="24"/>
        </w:rPr>
        <w:t>.1</w:t>
      </w:r>
      <w:r w:rsidRPr="00547982">
        <w:rPr>
          <w:rFonts w:hAnsi="宋体" w:hint="eastAsia"/>
          <w:sz w:val="24"/>
          <w:szCs w:val="24"/>
        </w:rPr>
        <w:t>用户运行环境限制</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操作系统：任意PC操作系统（Windows</w:t>
      </w:r>
      <w:r w:rsidRPr="00547982">
        <w:rPr>
          <w:rFonts w:ascii="宋体" w:hAnsi="宋体"/>
          <w:sz w:val="24"/>
          <w:szCs w:val="24"/>
        </w:rPr>
        <w:t>7</w:t>
      </w:r>
      <w:r w:rsidRPr="00547982">
        <w:rPr>
          <w:rFonts w:ascii="宋体" w:hAnsi="宋体" w:hint="eastAsia"/>
          <w:sz w:val="24"/>
          <w:szCs w:val="24"/>
        </w:rPr>
        <w:t>及以上、OS、Linux）</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浏览器：</w:t>
      </w:r>
      <w:r w:rsidRPr="00547982">
        <w:rPr>
          <w:rFonts w:ascii="宋体" w:hAnsi="宋体"/>
          <w:sz w:val="24"/>
          <w:szCs w:val="24"/>
        </w:rPr>
        <w:t xml:space="preserve">Internet Explorer </w:t>
      </w:r>
      <w:r w:rsidRPr="00547982">
        <w:rPr>
          <w:rFonts w:ascii="宋体" w:hAnsi="宋体" w:hint="eastAsia"/>
          <w:sz w:val="24"/>
          <w:szCs w:val="24"/>
        </w:rPr>
        <w:t>9</w:t>
      </w:r>
      <w:r w:rsidRPr="00547982">
        <w:rPr>
          <w:rFonts w:ascii="宋体" w:hAnsi="宋体"/>
          <w:sz w:val="24"/>
          <w:szCs w:val="24"/>
        </w:rPr>
        <w:t>.0</w:t>
      </w:r>
      <w:r w:rsidRPr="00547982">
        <w:rPr>
          <w:rFonts w:ascii="宋体" w:hAnsi="宋体" w:hint="eastAsia"/>
          <w:sz w:val="24"/>
          <w:szCs w:val="24"/>
        </w:rPr>
        <w:t>及以上、Egde、Chrome、Firefox、Safari、Opera</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移动端：支持大部分移动端浏览，并做好移动端适配</w:t>
      </w:r>
    </w:p>
    <w:p w:rsidR="00114FCD" w:rsidRPr="00547982" w:rsidRDefault="00114FCD" w:rsidP="00114FCD">
      <w:pPr>
        <w:spacing w:line="360" w:lineRule="auto"/>
        <w:ind w:firstLineChars="200" w:firstLine="480"/>
        <w:jc w:val="both"/>
        <w:rPr>
          <w:rFonts w:ascii="宋体" w:hAnsi="宋体"/>
          <w:sz w:val="24"/>
          <w:szCs w:val="24"/>
        </w:rPr>
      </w:pPr>
      <w:r w:rsidRPr="00547982">
        <w:rPr>
          <w:rFonts w:ascii="宋体" w:hAnsi="宋体" w:hint="eastAsia"/>
          <w:sz w:val="24"/>
          <w:szCs w:val="24"/>
        </w:rPr>
        <w:t>网速：国内80kb/s网速能正常访问</w:t>
      </w:r>
    </w:p>
    <w:p w:rsidR="00114FCD" w:rsidRPr="00547982" w:rsidRDefault="00114FCD" w:rsidP="00114FCD">
      <w:pPr>
        <w:pStyle w:val="3"/>
        <w:numPr>
          <w:ilvl w:val="0"/>
          <w:numId w:val="0"/>
        </w:numPr>
        <w:rPr>
          <w:rFonts w:hAnsi="宋体"/>
          <w:sz w:val="24"/>
          <w:szCs w:val="24"/>
        </w:rPr>
      </w:pPr>
      <w:r w:rsidRPr="00547982">
        <w:rPr>
          <w:rFonts w:hAnsi="宋体" w:hint="eastAsia"/>
          <w:sz w:val="24"/>
          <w:szCs w:val="24"/>
        </w:rPr>
        <w:t>2.4.2设计约束</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数据处理：使用Hadoop构建分布式处理框架，实施推荐算法</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法规政策：用户可以以各种方式直接或间接本系统的电影数据（包括但不限于发表、宣传介绍、转载、浏览以及利用本系统发布信息），但本不为用户的任何法律行为负责，并且当用户言论和行为直接或间接违背中国法律与社会道德，本系统应予以删除。本系统中公布的所有数据的获取源都应符合正常知识产权法，不发表任何侵犯他人知识产权或合法权益的信息，如有相关侵权内容，请准备好相应材料，通过报错渠道与本系统工作人员取得联系。</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硬件限制：安装本系统的服务器应为具有分布式架构的apache或tomcat服务器，数据库应为mysql数据库</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与其他应用接口：本系统可能会调用票房数据的公开API、以及用于快速登录注册的QQ、weibo等账户的API；系统会为移动端保留接口应用接口</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并发操作：系统应承受超过300人的并发IO请求操作、推荐算法应实时处理新用户</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审计功能：后台管理操作和数据库管理应具有审计记录</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语言需求：系统应用JAVA进行并发框架部分的设计、JS完成前端部分的设计、并用sql语句实现数据库存取和过程的编写</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安全考虑：并且都具有相应的安全服务如防火墙、SSH加密和安全证书。</w:t>
      </w:r>
    </w:p>
    <w:p w:rsidR="00114FCD" w:rsidRPr="00547982" w:rsidRDefault="00114FCD" w:rsidP="00114FCD">
      <w:pPr>
        <w:numPr>
          <w:ilvl w:val="0"/>
          <w:numId w:val="15"/>
        </w:numPr>
        <w:spacing w:line="360" w:lineRule="auto"/>
        <w:jc w:val="both"/>
        <w:rPr>
          <w:rFonts w:ascii="宋体" w:hAnsi="宋体"/>
          <w:sz w:val="24"/>
          <w:szCs w:val="24"/>
        </w:rPr>
      </w:pPr>
      <w:r w:rsidRPr="00547982">
        <w:rPr>
          <w:rFonts w:ascii="宋体" w:hAnsi="宋体" w:hint="eastAsia"/>
          <w:sz w:val="24"/>
          <w:szCs w:val="24"/>
        </w:rPr>
        <w:t>质量属性：后台系统应具有较好的维护性、安全性与可植性，并且向后</w:t>
      </w:r>
      <w:r w:rsidRPr="00547982">
        <w:rPr>
          <w:rFonts w:ascii="宋体" w:hAnsi="宋体" w:hint="eastAsia"/>
          <w:sz w:val="24"/>
          <w:szCs w:val="24"/>
        </w:rPr>
        <w:lastRenderedPageBreak/>
        <w:t>兼容</w:t>
      </w:r>
    </w:p>
    <w:p w:rsidR="00E17C32" w:rsidRPr="00547982" w:rsidRDefault="00E17C32" w:rsidP="00E17C32">
      <w:pPr>
        <w:pStyle w:val="1"/>
        <w:rPr>
          <w:rFonts w:hAnsi="宋体"/>
          <w:szCs w:val="24"/>
        </w:rPr>
      </w:pPr>
      <w:r w:rsidRPr="00547982">
        <w:rPr>
          <w:rFonts w:hAnsi="宋体" w:hint="eastAsia"/>
          <w:szCs w:val="24"/>
        </w:rPr>
        <w:t>具体需求</w:t>
      </w:r>
    </w:p>
    <w:p w:rsidR="00E17C32" w:rsidRPr="00547982" w:rsidRDefault="00E17C32" w:rsidP="00E17C32">
      <w:pPr>
        <w:rPr>
          <w:rFonts w:ascii="宋体" w:hAnsi="宋体"/>
          <w:sz w:val="24"/>
          <w:szCs w:val="24"/>
        </w:rPr>
      </w:pPr>
      <w:r w:rsidRPr="00547982">
        <w:rPr>
          <w:rFonts w:ascii="宋体" w:hAnsi="宋体" w:hint="eastAsia"/>
          <w:sz w:val="24"/>
          <w:szCs w:val="24"/>
        </w:rPr>
        <w:t>3.</w:t>
      </w:r>
      <w:r w:rsidRPr="00547982">
        <w:rPr>
          <w:rFonts w:ascii="宋体" w:hAnsi="宋体"/>
          <w:sz w:val="24"/>
          <w:szCs w:val="24"/>
        </w:rPr>
        <w:t>1</w:t>
      </w:r>
      <w:r w:rsidRPr="00547982">
        <w:rPr>
          <w:rFonts w:ascii="宋体" w:hAnsi="宋体" w:hint="eastAsia"/>
          <w:sz w:val="24"/>
          <w:szCs w:val="24"/>
        </w:rPr>
        <w:t>用户</w:t>
      </w:r>
      <w:r w:rsidRPr="00547982">
        <w:rPr>
          <w:rFonts w:ascii="宋体" w:hAnsi="宋体"/>
          <w:sz w:val="24"/>
          <w:szCs w:val="24"/>
        </w:rPr>
        <w:t>管理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管理</w:t>
      </w:r>
      <w:r w:rsidRPr="00547982">
        <w:rPr>
          <w:rFonts w:ascii="宋体" w:hAnsi="宋体" w:hint="eastAsia"/>
          <w:sz w:val="24"/>
          <w:szCs w:val="24"/>
        </w:rPr>
        <w:t>子系统实现</w:t>
      </w:r>
      <w:r w:rsidRPr="00547982">
        <w:rPr>
          <w:rFonts w:ascii="宋体" w:hAnsi="宋体"/>
          <w:sz w:val="24"/>
          <w:szCs w:val="24"/>
        </w:rPr>
        <w:t>用户对自己账户</w:t>
      </w:r>
      <w:r w:rsidRPr="00547982">
        <w:rPr>
          <w:rFonts w:ascii="宋体" w:hAnsi="宋体" w:hint="eastAsia"/>
          <w:sz w:val="24"/>
          <w:szCs w:val="24"/>
        </w:rPr>
        <w:t>的</w:t>
      </w:r>
      <w:r w:rsidRPr="00547982">
        <w:rPr>
          <w:rFonts w:ascii="宋体" w:hAnsi="宋体"/>
          <w:sz w:val="24"/>
          <w:szCs w:val="24"/>
        </w:rPr>
        <w:t>管理，</w:t>
      </w:r>
      <w:r w:rsidRPr="00547982">
        <w:rPr>
          <w:rFonts w:ascii="宋体" w:hAnsi="宋体" w:hint="eastAsia"/>
          <w:sz w:val="24"/>
          <w:szCs w:val="24"/>
        </w:rPr>
        <w:t>用户</w:t>
      </w:r>
      <w:r w:rsidRPr="00547982">
        <w:rPr>
          <w:rFonts w:ascii="宋体" w:hAnsi="宋体"/>
          <w:sz w:val="24"/>
          <w:szCs w:val="24"/>
        </w:rPr>
        <w:t>可以注册个人账户，并查看</w:t>
      </w:r>
      <w:r w:rsidRPr="00547982">
        <w:rPr>
          <w:rFonts w:ascii="宋体" w:hAnsi="宋体" w:hint="eastAsia"/>
          <w:sz w:val="24"/>
          <w:szCs w:val="24"/>
        </w:rPr>
        <w:t>历史</w:t>
      </w:r>
      <w:r w:rsidRPr="00547982">
        <w:rPr>
          <w:rFonts w:ascii="宋体" w:hAnsi="宋体"/>
          <w:sz w:val="24"/>
          <w:szCs w:val="24"/>
        </w:rPr>
        <w:t>相关操作，如用户评论</w:t>
      </w:r>
      <w:r w:rsidRPr="00547982">
        <w:rPr>
          <w:rFonts w:ascii="宋体" w:hAnsi="宋体" w:hint="eastAsia"/>
          <w:sz w:val="24"/>
          <w:szCs w:val="24"/>
        </w:rPr>
        <w:t>和</w:t>
      </w:r>
      <w:r w:rsidRPr="00547982">
        <w:rPr>
          <w:rFonts w:ascii="宋体" w:hAnsi="宋体"/>
          <w:sz w:val="24"/>
          <w:szCs w:val="24"/>
        </w:rPr>
        <w:t>评分。</w:t>
      </w:r>
      <w:r w:rsidRPr="00547982">
        <w:rPr>
          <w:rFonts w:ascii="宋体" w:hAnsi="宋体" w:hint="eastAsia"/>
          <w:sz w:val="24"/>
          <w:szCs w:val="24"/>
        </w:rPr>
        <w:t>该子系统</w:t>
      </w:r>
      <w:r w:rsidRPr="00547982">
        <w:rPr>
          <w:rFonts w:ascii="宋体" w:hAnsi="宋体"/>
          <w:sz w:val="24"/>
          <w:szCs w:val="24"/>
        </w:rPr>
        <w:t>主要包含</w:t>
      </w:r>
      <w:r w:rsidRPr="00547982">
        <w:rPr>
          <w:rFonts w:ascii="宋体" w:hAnsi="宋体" w:hint="eastAsia"/>
          <w:sz w:val="24"/>
          <w:szCs w:val="24"/>
        </w:rPr>
        <w:t>普通</w:t>
      </w:r>
      <w:r w:rsidRPr="00547982">
        <w:rPr>
          <w:rFonts w:ascii="宋体" w:hAnsi="宋体"/>
          <w:sz w:val="24"/>
          <w:szCs w:val="24"/>
        </w:rPr>
        <w:t>用户注册</w:t>
      </w:r>
      <w:r w:rsidRPr="00547982">
        <w:rPr>
          <w:rFonts w:ascii="宋体" w:hAnsi="宋体" w:hint="eastAsia"/>
          <w:sz w:val="24"/>
          <w:szCs w:val="24"/>
        </w:rPr>
        <w:t>、登录、</w:t>
      </w:r>
      <w:r w:rsidRPr="00547982">
        <w:rPr>
          <w:rFonts w:ascii="宋体" w:hAnsi="宋体"/>
          <w:sz w:val="24"/>
          <w:szCs w:val="24"/>
        </w:rPr>
        <w:t>修改个人信息</w:t>
      </w:r>
      <w:r w:rsidRPr="00547982">
        <w:rPr>
          <w:rFonts w:ascii="宋体" w:hAnsi="宋体" w:hint="eastAsia"/>
          <w:sz w:val="24"/>
          <w:szCs w:val="24"/>
        </w:rPr>
        <w:t>、</w:t>
      </w:r>
      <w:r w:rsidRPr="00547982">
        <w:rPr>
          <w:rFonts w:ascii="宋体" w:hAnsi="宋体"/>
          <w:sz w:val="24"/>
          <w:szCs w:val="24"/>
        </w:rPr>
        <w:t>用户评论、用户评分、</w:t>
      </w:r>
      <w:r w:rsidRPr="00547982">
        <w:rPr>
          <w:rFonts w:ascii="宋体" w:hAnsi="宋体" w:hint="eastAsia"/>
          <w:sz w:val="24"/>
          <w:szCs w:val="24"/>
        </w:rPr>
        <w:t>用户</w:t>
      </w:r>
      <w:r w:rsidRPr="00547982">
        <w:rPr>
          <w:rFonts w:ascii="宋体" w:hAnsi="宋体"/>
          <w:sz w:val="24"/>
          <w:szCs w:val="24"/>
        </w:rPr>
        <w:t>反馈、用户收藏等功能</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管理</w:t>
      </w:r>
      <w:r w:rsidRPr="00547982">
        <w:rPr>
          <w:rFonts w:ascii="宋体" w:hAnsi="宋体" w:hint="eastAsia"/>
          <w:sz w:val="24"/>
          <w:szCs w:val="24"/>
        </w:rPr>
        <w:t>子系统</w:t>
      </w:r>
      <w:r w:rsidRPr="00547982">
        <w:rPr>
          <w:rFonts w:ascii="宋体" w:hAnsi="宋体"/>
          <w:sz w:val="24"/>
          <w:szCs w:val="24"/>
        </w:rPr>
        <w:t>的用例图如下所示：</w:t>
      </w:r>
    </w:p>
    <w:p w:rsidR="00E17C32" w:rsidRPr="00547982" w:rsidRDefault="00E17C32" w:rsidP="00E17C32">
      <w:pPr>
        <w:jc w:val="center"/>
        <w:rPr>
          <w:rFonts w:ascii="宋体" w:hAnsi="宋体"/>
          <w:sz w:val="24"/>
          <w:szCs w:val="24"/>
        </w:rPr>
      </w:pPr>
      <w:r w:rsidRPr="00547982">
        <w:rPr>
          <w:rFonts w:ascii="宋体" w:hAnsi="宋体"/>
          <w:sz w:val="24"/>
          <w:szCs w:val="24"/>
        </w:rPr>
        <w:object w:dxaOrig="8475" w:dyaOrig="9151">
          <v:shape id="_x0000_i1030" type="#_x0000_t75" style="width:335.25pt;height:362.25pt" o:ole="">
            <v:imagedata r:id="rId17" o:title=""/>
          </v:shape>
          <o:OLEObject Type="Embed" ProgID="Visio.Drawing.15" ShapeID="_x0000_i1030" DrawAspect="Content" ObjectID="_1528792369" r:id="rId18"/>
        </w:objec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注册：</w:t>
      </w:r>
      <w:r w:rsidRPr="00547982">
        <w:rPr>
          <w:rFonts w:ascii="宋体" w:hAnsi="宋体" w:hint="eastAsia"/>
          <w:sz w:val="24"/>
          <w:szCs w:val="24"/>
        </w:rPr>
        <w:t>新用户</w:t>
      </w:r>
      <w:r w:rsidRPr="00547982">
        <w:rPr>
          <w:rFonts w:ascii="宋体" w:hAnsi="宋体"/>
          <w:sz w:val="24"/>
          <w:szCs w:val="24"/>
        </w:rPr>
        <w:t>进入页面后注册</w:t>
      </w:r>
      <w:r w:rsidRPr="00547982">
        <w:rPr>
          <w:rFonts w:ascii="宋体" w:hAnsi="宋体" w:hint="eastAsia"/>
          <w:sz w:val="24"/>
          <w:szCs w:val="24"/>
        </w:rPr>
        <w:t>账户</w:t>
      </w:r>
      <w:r w:rsidRPr="00547982">
        <w:rPr>
          <w:rFonts w:ascii="宋体" w:hAnsi="宋体"/>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用户登录</w:t>
      </w:r>
      <w:r w:rsidRPr="00547982">
        <w:rPr>
          <w:rFonts w:ascii="宋体" w:hAnsi="宋体"/>
          <w:sz w:val="24"/>
          <w:szCs w:val="24"/>
        </w:rPr>
        <w:t>：</w:t>
      </w:r>
      <w:r w:rsidRPr="00547982">
        <w:rPr>
          <w:rFonts w:ascii="宋体" w:hAnsi="宋体" w:hint="eastAsia"/>
          <w:sz w:val="24"/>
          <w:szCs w:val="24"/>
        </w:rPr>
        <w:t>已有</w:t>
      </w:r>
      <w:r w:rsidRPr="00547982">
        <w:rPr>
          <w:rFonts w:ascii="宋体" w:hAnsi="宋体"/>
          <w:sz w:val="24"/>
          <w:szCs w:val="24"/>
        </w:rPr>
        <w:t>账户的用户直接输入账号和密码</w:t>
      </w:r>
      <w:r w:rsidRPr="00547982">
        <w:rPr>
          <w:rFonts w:ascii="宋体" w:hAnsi="宋体" w:hint="eastAsia"/>
          <w:sz w:val="24"/>
          <w:szCs w:val="24"/>
        </w:rPr>
        <w:t>登录</w:t>
      </w:r>
      <w:r w:rsidRPr="00547982">
        <w:rPr>
          <w:rFonts w:ascii="宋体" w:hAnsi="宋体"/>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修改</w:t>
      </w:r>
      <w:r w:rsidRPr="00547982">
        <w:rPr>
          <w:rFonts w:ascii="宋体" w:hAnsi="宋体"/>
          <w:sz w:val="24"/>
          <w:szCs w:val="24"/>
        </w:rPr>
        <w:t>个人信息：</w:t>
      </w:r>
      <w:r w:rsidRPr="00547982">
        <w:rPr>
          <w:rFonts w:ascii="宋体" w:hAnsi="宋体" w:hint="eastAsia"/>
          <w:sz w:val="24"/>
          <w:szCs w:val="24"/>
        </w:rPr>
        <w:t>用户</w:t>
      </w:r>
      <w:r w:rsidRPr="00547982">
        <w:rPr>
          <w:rFonts w:ascii="宋体" w:hAnsi="宋体"/>
          <w:sz w:val="24"/>
          <w:szCs w:val="24"/>
        </w:rPr>
        <w:t>对</w:t>
      </w:r>
      <w:r w:rsidRPr="00547982">
        <w:rPr>
          <w:rFonts w:ascii="宋体" w:hAnsi="宋体" w:hint="eastAsia"/>
          <w:sz w:val="24"/>
          <w:szCs w:val="24"/>
        </w:rPr>
        <w:t>账户</w:t>
      </w:r>
      <w:r w:rsidRPr="00547982">
        <w:rPr>
          <w:rFonts w:ascii="宋体" w:hAnsi="宋体"/>
          <w:sz w:val="24"/>
          <w:szCs w:val="24"/>
        </w:rPr>
        <w:t>里个人信息进行修改。</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评论：</w:t>
      </w:r>
      <w:r w:rsidRPr="00547982">
        <w:rPr>
          <w:rFonts w:ascii="宋体" w:hAnsi="宋体" w:hint="eastAsia"/>
          <w:sz w:val="24"/>
          <w:szCs w:val="24"/>
        </w:rPr>
        <w:t>查看</w:t>
      </w:r>
      <w:r w:rsidRPr="00547982">
        <w:rPr>
          <w:rFonts w:ascii="宋体" w:hAnsi="宋体"/>
          <w:sz w:val="24"/>
          <w:szCs w:val="24"/>
        </w:rPr>
        <w:t>用户</w:t>
      </w:r>
      <w:r w:rsidRPr="00547982">
        <w:rPr>
          <w:rFonts w:ascii="宋体" w:hAnsi="宋体" w:hint="eastAsia"/>
          <w:sz w:val="24"/>
          <w:szCs w:val="24"/>
        </w:rPr>
        <w:t>的</w:t>
      </w:r>
      <w:r w:rsidRPr="00547982">
        <w:rPr>
          <w:rFonts w:ascii="宋体" w:hAnsi="宋体"/>
          <w:sz w:val="24"/>
          <w:szCs w:val="24"/>
        </w:rPr>
        <w:t>历史评论信息。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评分：</w:t>
      </w:r>
      <w:r w:rsidRPr="00547982">
        <w:rPr>
          <w:rFonts w:ascii="宋体" w:hAnsi="宋体" w:hint="eastAsia"/>
          <w:sz w:val="24"/>
          <w:szCs w:val="24"/>
        </w:rPr>
        <w:t>查看</w:t>
      </w:r>
      <w:r w:rsidRPr="00547982">
        <w:rPr>
          <w:rFonts w:ascii="宋体" w:hAnsi="宋体"/>
          <w:sz w:val="24"/>
          <w:szCs w:val="24"/>
        </w:rPr>
        <w:t>用户的历史评分信息。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收藏：</w:t>
      </w:r>
      <w:r w:rsidRPr="00547982">
        <w:rPr>
          <w:rFonts w:ascii="宋体" w:hAnsi="宋体" w:hint="eastAsia"/>
          <w:sz w:val="24"/>
          <w:szCs w:val="24"/>
        </w:rPr>
        <w:t>用户</w:t>
      </w:r>
      <w:r w:rsidRPr="00547982">
        <w:rPr>
          <w:rFonts w:ascii="宋体" w:hAnsi="宋体"/>
          <w:sz w:val="24"/>
          <w:szCs w:val="24"/>
        </w:rPr>
        <w:t>收藏的电影清单。</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反馈：</w:t>
      </w:r>
      <w:r w:rsidRPr="00547982">
        <w:rPr>
          <w:rFonts w:ascii="宋体" w:hAnsi="宋体" w:hint="eastAsia"/>
          <w:sz w:val="24"/>
          <w:szCs w:val="24"/>
        </w:rPr>
        <w:t>用户</w:t>
      </w:r>
      <w:r w:rsidRPr="00547982">
        <w:rPr>
          <w:rFonts w:ascii="宋体" w:hAnsi="宋体"/>
          <w:sz w:val="24"/>
          <w:szCs w:val="24"/>
        </w:rPr>
        <w:t>对网站的反馈信息。</w:t>
      </w:r>
    </w:p>
    <w:p w:rsidR="00E17C32" w:rsidRPr="00547982" w:rsidRDefault="00E17C32" w:rsidP="00E17C32">
      <w:pPr>
        <w:rPr>
          <w:rFonts w:ascii="宋体" w:hAnsi="宋体"/>
          <w:sz w:val="24"/>
          <w:szCs w:val="24"/>
        </w:rPr>
      </w:pPr>
      <w:r w:rsidRPr="00547982">
        <w:rPr>
          <w:rFonts w:ascii="宋体" w:hAnsi="宋体" w:hint="eastAsia"/>
          <w:sz w:val="24"/>
          <w:szCs w:val="24"/>
        </w:rPr>
        <w:t>3.1.1用户</w:t>
      </w:r>
      <w:r w:rsidRPr="00547982">
        <w:rPr>
          <w:rFonts w:ascii="宋体" w:hAnsi="宋体"/>
          <w:sz w:val="24"/>
          <w:szCs w:val="24"/>
        </w:rPr>
        <w:t>注册</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网站主页后，点击用户注册，</w:t>
      </w:r>
      <w:r w:rsidRPr="00547982">
        <w:rPr>
          <w:rFonts w:ascii="宋体" w:hAnsi="宋体" w:hint="eastAsia"/>
          <w:sz w:val="24"/>
          <w:szCs w:val="24"/>
        </w:rPr>
        <w:t>填写</w:t>
      </w:r>
      <w:r w:rsidRPr="00547982">
        <w:rPr>
          <w:rFonts w:ascii="宋体" w:hAnsi="宋体"/>
          <w:sz w:val="24"/>
          <w:szCs w:val="24"/>
        </w:rPr>
        <w:t>注册信息，能够实现</w:t>
      </w:r>
      <w:r w:rsidRPr="00547982">
        <w:rPr>
          <w:rFonts w:ascii="宋体" w:hAnsi="宋体" w:hint="eastAsia"/>
          <w:sz w:val="24"/>
          <w:szCs w:val="24"/>
        </w:rPr>
        <w:t>账户</w:t>
      </w:r>
      <w:r w:rsidRPr="00547982">
        <w:rPr>
          <w:rFonts w:ascii="宋体" w:hAnsi="宋体"/>
          <w:sz w:val="24"/>
          <w:szCs w:val="24"/>
        </w:rPr>
        <w:t>注册</w:t>
      </w:r>
      <w:r w:rsidRPr="00547982">
        <w:rPr>
          <w:rFonts w:ascii="宋体" w:hAnsi="宋体" w:hint="eastAsia"/>
          <w:sz w:val="24"/>
          <w:szCs w:val="24"/>
        </w:rPr>
        <w:t>功能。</w:t>
      </w:r>
      <w:r w:rsidRPr="00547982">
        <w:rPr>
          <w:rFonts w:ascii="宋体" w:hAnsi="宋体"/>
          <w:sz w:val="24"/>
          <w:szCs w:val="24"/>
        </w:rPr>
        <w:t xml:space="preserve"> </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注册</w:t>
      </w:r>
      <w:r w:rsidRPr="00547982">
        <w:rPr>
          <w:rFonts w:ascii="宋体" w:hAnsi="宋体" w:hint="eastAsia"/>
          <w:sz w:val="24"/>
          <w:szCs w:val="24"/>
        </w:rPr>
        <w:t>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.点击</w:t>
      </w:r>
      <w:r w:rsidRPr="00547982">
        <w:rPr>
          <w:rFonts w:ascii="宋体" w:hAnsi="宋体"/>
          <w:sz w:val="24"/>
          <w:szCs w:val="24"/>
        </w:rPr>
        <w:t>注册按钮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2.等待</w:t>
      </w:r>
      <w:r w:rsidRPr="00547982">
        <w:rPr>
          <w:rFonts w:ascii="宋体" w:hAnsi="宋体"/>
          <w:sz w:val="24"/>
          <w:szCs w:val="24"/>
        </w:rPr>
        <w:t>系统显示</w:t>
      </w:r>
      <w:r w:rsidRPr="00547982">
        <w:rPr>
          <w:rFonts w:ascii="宋体" w:hAnsi="宋体" w:hint="eastAsia"/>
          <w:sz w:val="24"/>
          <w:szCs w:val="24"/>
        </w:rPr>
        <w:t>注册</w:t>
      </w:r>
      <w:r w:rsidRPr="00547982">
        <w:rPr>
          <w:rFonts w:ascii="宋体" w:hAnsi="宋体"/>
          <w:sz w:val="24"/>
          <w:szCs w:val="24"/>
        </w:rPr>
        <w:t>界面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3.填写</w:t>
      </w:r>
      <w:r w:rsidRPr="00547982">
        <w:rPr>
          <w:rFonts w:ascii="宋体" w:hAnsi="宋体"/>
          <w:sz w:val="24"/>
          <w:szCs w:val="24"/>
        </w:rPr>
        <w:t>注册信息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4.若</w:t>
      </w:r>
      <w:r w:rsidRPr="00547982">
        <w:rPr>
          <w:rFonts w:ascii="宋体" w:hAnsi="宋体"/>
          <w:sz w:val="24"/>
          <w:szCs w:val="24"/>
        </w:rPr>
        <w:t>系统验证</w:t>
      </w:r>
      <w:r w:rsidRPr="00547982">
        <w:rPr>
          <w:rFonts w:ascii="宋体" w:hAnsi="宋体" w:hint="eastAsia"/>
          <w:sz w:val="24"/>
          <w:szCs w:val="24"/>
        </w:rPr>
        <w:t>不通过</w:t>
      </w:r>
      <w:r w:rsidRPr="00547982">
        <w:rPr>
          <w:rFonts w:ascii="宋体" w:hAnsi="宋体"/>
          <w:sz w:val="24"/>
          <w:szCs w:val="24"/>
        </w:rPr>
        <w:t>，则返回</w:t>
      </w:r>
      <w:r w:rsidRPr="00547982">
        <w:rPr>
          <w:rFonts w:ascii="宋体" w:hAnsi="宋体" w:hint="eastAsia"/>
          <w:sz w:val="24"/>
          <w:szCs w:val="24"/>
        </w:rPr>
        <w:t>第3步，否则跳转</w:t>
      </w:r>
      <w:r w:rsidRPr="00547982">
        <w:rPr>
          <w:rFonts w:ascii="宋体" w:hAnsi="宋体"/>
          <w:sz w:val="24"/>
          <w:szCs w:val="24"/>
        </w:rPr>
        <w:t>到第</w:t>
      </w:r>
      <w:r w:rsidRPr="00547982">
        <w:rPr>
          <w:rFonts w:ascii="宋体" w:hAnsi="宋体" w:hint="eastAsia"/>
          <w:sz w:val="24"/>
          <w:szCs w:val="24"/>
        </w:rPr>
        <w:t>5步</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等待</w:t>
      </w:r>
      <w:r w:rsidRPr="00547982">
        <w:rPr>
          <w:rFonts w:ascii="宋体" w:hAnsi="宋体"/>
          <w:sz w:val="24"/>
          <w:szCs w:val="24"/>
        </w:rPr>
        <w:t>系统提示注册成功界面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注册</w:t>
      </w:r>
      <w:r w:rsidRPr="00547982">
        <w:rPr>
          <w:rFonts w:ascii="宋体" w:hAnsi="宋体" w:hint="eastAsia"/>
          <w:sz w:val="24"/>
          <w:szCs w:val="24"/>
        </w:rPr>
        <w:t>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7021" w:dyaOrig="11356">
          <v:shape id="_x0000_i1031" type="#_x0000_t75" style="width:298.5pt;height:481.9pt" o:ole="">
            <v:imagedata r:id="rId19" o:title=""/>
          </v:shape>
          <o:OLEObject Type="Embed" ProgID="Visio.Drawing.15" ShapeID="_x0000_i1031" DrawAspect="Content" ObjectID="_1528792370" r:id="rId20"/>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sz w:val="24"/>
          <w:szCs w:val="24"/>
        </w:rPr>
        <w:t>3.1.2</w:t>
      </w:r>
      <w:r w:rsidRPr="00547982">
        <w:rPr>
          <w:rFonts w:ascii="宋体" w:hAnsi="宋体" w:hint="eastAsia"/>
          <w:sz w:val="24"/>
          <w:szCs w:val="24"/>
        </w:rPr>
        <w:t>用户登录</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若已有</w:t>
      </w:r>
      <w:r w:rsidRPr="00547982">
        <w:rPr>
          <w:rFonts w:ascii="宋体" w:hAnsi="宋体"/>
          <w:sz w:val="24"/>
          <w:szCs w:val="24"/>
        </w:rPr>
        <w:t>账号，则</w:t>
      </w:r>
      <w:r w:rsidRPr="00547982">
        <w:rPr>
          <w:rFonts w:ascii="宋体" w:hAnsi="宋体" w:hint="eastAsia"/>
          <w:sz w:val="24"/>
          <w:szCs w:val="24"/>
        </w:rPr>
        <w:t>点击</w:t>
      </w:r>
      <w:r w:rsidRPr="00547982">
        <w:rPr>
          <w:rFonts w:ascii="宋体" w:hAnsi="宋体"/>
          <w:sz w:val="24"/>
          <w:szCs w:val="24"/>
        </w:rPr>
        <w:t>登录按钮，</w:t>
      </w:r>
      <w:r w:rsidRPr="00547982">
        <w:rPr>
          <w:rFonts w:ascii="宋体" w:hAnsi="宋体" w:hint="eastAsia"/>
          <w:sz w:val="24"/>
          <w:szCs w:val="24"/>
        </w:rPr>
        <w:t>系统</w:t>
      </w:r>
      <w:r w:rsidRPr="00547982">
        <w:rPr>
          <w:rFonts w:ascii="宋体" w:hAnsi="宋体"/>
          <w:sz w:val="24"/>
          <w:szCs w:val="24"/>
        </w:rPr>
        <w:t>将跳转到登录页面，用户输入已注册账户和密码即可</w:t>
      </w:r>
      <w:r w:rsidRPr="00547982">
        <w:rPr>
          <w:rFonts w:ascii="宋体" w:hAnsi="宋体" w:hint="eastAsia"/>
          <w:sz w:val="24"/>
          <w:szCs w:val="24"/>
        </w:rPr>
        <w:t>登录</w:t>
      </w:r>
      <w:r w:rsidRPr="00547982">
        <w:rPr>
          <w:rFonts w:ascii="宋体" w:hAnsi="宋体"/>
          <w:sz w:val="24"/>
          <w:szCs w:val="24"/>
        </w:rPr>
        <w:t>账户</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用户登录的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.点击登录</w:t>
      </w:r>
      <w:r w:rsidRPr="00547982">
        <w:rPr>
          <w:rFonts w:ascii="宋体" w:hAnsi="宋体"/>
          <w:sz w:val="24"/>
          <w:szCs w:val="24"/>
        </w:rPr>
        <w:t>按钮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2.等待</w:t>
      </w:r>
      <w:r w:rsidRPr="00547982">
        <w:rPr>
          <w:rFonts w:ascii="宋体" w:hAnsi="宋体"/>
          <w:sz w:val="24"/>
          <w:szCs w:val="24"/>
        </w:rPr>
        <w:t>系统显示</w:t>
      </w:r>
      <w:r w:rsidRPr="00547982">
        <w:rPr>
          <w:rFonts w:ascii="宋体" w:hAnsi="宋体" w:hint="eastAsia"/>
          <w:sz w:val="24"/>
          <w:szCs w:val="24"/>
        </w:rPr>
        <w:t>登录</w:t>
      </w:r>
      <w:r w:rsidRPr="00547982">
        <w:rPr>
          <w:rFonts w:ascii="宋体" w:hAnsi="宋体"/>
          <w:sz w:val="24"/>
          <w:szCs w:val="24"/>
        </w:rPr>
        <w:t>界面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3.填写账号</w:t>
      </w:r>
      <w:r w:rsidRPr="00547982">
        <w:rPr>
          <w:rFonts w:ascii="宋体" w:hAnsi="宋体"/>
          <w:sz w:val="24"/>
          <w:szCs w:val="24"/>
        </w:rPr>
        <w:t>和密码</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4.若</w:t>
      </w:r>
      <w:r w:rsidRPr="00547982">
        <w:rPr>
          <w:rFonts w:ascii="宋体" w:hAnsi="宋体"/>
          <w:sz w:val="24"/>
          <w:szCs w:val="24"/>
        </w:rPr>
        <w:t>系统验证</w:t>
      </w:r>
      <w:r w:rsidRPr="00547982">
        <w:rPr>
          <w:rFonts w:ascii="宋体" w:hAnsi="宋体" w:hint="eastAsia"/>
          <w:sz w:val="24"/>
          <w:szCs w:val="24"/>
        </w:rPr>
        <w:t>不通过</w:t>
      </w:r>
      <w:r w:rsidRPr="00547982">
        <w:rPr>
          <w:rFonts w:ascii="宋体" w:hAnsi="宋体"/>
          <w:sz w:val="24"/>
          <w:szCs w:val="24"/>
        </w:rPr>
        <w:t>，则</w:t>
      </w:r>
      <w:r w:rsidRPr="00547982">
        <w:rPr>
          <w:rFonts w:ascii="宋体" w:hAnsi="宋体" w:hint="eastAsia"/>
          <w:sz w:val="24"/>
          <w:szCs w:val="24"/>
        </w:rPr>
        <w:t>提示</w:t>
      </w:r>
      <w:r w:rsidRPr="00547982">
        <w:rPr>
          <w:rFonts w:ascii="宋体" w:hAnsi="宋体"/>
          <w:sz w:val="24"/>
          <w:szCs w:val="24"/>
        </w:rPr>
        <w:t>输入错误信息，并返回</w:t>
      </w:r>
      <w:r w:rsidRPr="00547982">
        <w:rPr>
          <w:rFonts w:ascii="宋体" w:hAnsi="宋体" w:hint="eastAsia"/>
          <w:sz w:val="24"/>
          <w:szCs w:val="24"/>
        </w:rPr>
        <w:t>第3步，否则跳转</w:t>
      </w:r>
      <w:r w:rsidRPr="00547982">
        <w:rPr>
          <w:rFonts w:ascii="宋体" w:hAnsi="宋体"/>
          <w:sz w:val="24"/>
          <w:szCs w:val="24"/>
        </w:rPr>
        <w:t>到第</w:t>
      </w:r>
      <w:r w:rsidRPr="00547982">
        <w:rPr>
          <w:rFonts w:ascii="宋体" w:hAnsi="宋体" w:hint="eastAsia"/>
          <w:sz w:val="24"/>
          <w:szCs w:val="24"/>
        </w:rPr>
        <w:t>5步</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等待系统跳转</w:t>
      </w:r>
      <w:r w:rsidRPr="00547982">
        <w:rPr>
          <w:rFonts w:ascii="宋体" w:hAnsi="宋体"/>
          <w:sz w:val="24"/>
          <w:szCs w:val="24"/>
        </w:rPr>
        <w:t>到个人管理页面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w:t>
      </w:r>
      <w:r w:rsidRPr="00547982">
        <w:rPr>
          <w:rFonts w:ascii="宋体" w:hAnsi="宋体"/>
          <w:sz w:val="24"/>
          <w:szCs w:val="24"/>
        </w:rPr>
        <w:t>注册</w:t>
      </w:r>
      <w:r w:rsidRPr="00547982">
        <w:rPr>
          <w:rFonts w:ascii="宋体" w:hAnsi="宋体" w:hint="eastAsia"/>
          <w:sz w:val="24"/>
          <w:szCs w:val="24"/>
        </w:rPr>
        <w:t>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7470" w:dyaOrig="11776">
          <v:shape id="_x0000_i1032" type="#_x0000_t75" style="width:326.25pt;height:514.5pt" o:ole="">
            <v:imagedata r:id="rId21" o:title=""/>
          </v:shape>
          <o:OLEObject Type="Embed" ProgID="Visio.Drawing.15" ShapeID="_x0000_i1032" DrawAspect="Content" ObjectID="_1528792371" r:id="rId22"/>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sz w:val="24"/>
          <w:szCs w:val="24"/>
        </w:rPr>
        <w:t>3.1.3</w:t>
      </w:r>
      <w:r w:rsidRPr="00547982">
        <w:rPr>
          <w:rFonts w:ascii="宋体" w:hAnsi="宋体" w:hint="eastAsia"/>
          <w:sz w:val="24"/>
          <w:szCs w:val="24"/>
        </w:rPr>
        <w:t>修改</w:t>
      </w:r>
      <w:r w:rsidRPr="00547982">
        <w:rPr>
          <w:rFonts w:ascii="宋体" w:hAnsi="宋体"/>
          <w:sz w:val="24"/>
          <w:szCs w:val="24"/>
        </w:rPr>
        <w:t>个人信息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用户可以</w:t>
      </w:r>
      <w:r w:rsidRPr="00547982">
        <w:rPr>
          <w:rFonts w:ascii="宋体" w:hAnsi="宋体"/>
          <w:sz w:val="24"/>
          <w:szCs w:val="24"/>
        </w:rPr>
        <w:t>通过</w:t>
      </w:r>
      <w:r w:rsidRPr="00547982">
        <w:rPr>
          <w:rFonts w:ascii="宋体" w:hAnsi="宋体" w:hint="eastAsia"/>
          <w:sz w:val="24"/>
          <w:szCs w:val="24"/>
        </w:rPr>
        <w:t>点击个人</w:t>
      </w:r>
      <w:r w:rsidRPr="00547982">
        <w:rPr>
          <w:rFonts w:ascii="宋体" w:hAnsi="宋体"/>
          <w:sz w:val="24"/>
          <w:szCs w:val="24"/>
        </w:rPr>
        <w:t>用户名</w:t>
      </w:r>
      <w:r w:rsidRPr="00547982">
        <w:rPr>
          <w:rFonts w:ascii="宋体" w:hAnsi="宋体" w:hint="eastAsia"/>
          <w:sz w:val="24"/>
          <w:szCs w:val="24"/>
        </w:rPr>
        <w:t>进入个人</w:t>
      </w:r>
      <w:r w:rsidRPr="00547982">
        <w:rPr>
          <w:rFonts w:ascii="宋体" w:hAnsi="宋体"/>
          <w:sz w:val="24"/>
          <w:szCs w:val="24"/>
        </w:rPr>
        <w:t>管理页面，浏览注册时</w:t>
      </w:r>
      <w:r w:rsidRPr="00547982">
        <w:rPr>
          <w:rFonts w:ascii="宋体" w:hAnsi="宋体" w:hint="eastAsia"/>
          <w:sz w:val="24"/>
          <w:szCs w:val="24"/>
        </w:rPr>
        <w:t>填写</w:t>
      </w:r>
      <w:r w:rsidRPr="00547982">
        <w:rPr>
          <w:rFonts w:ascii="宋体" w:hAnsi="宋体"/>
          <w:sz w:val="24"/>
          <w:szCs w:val="24"/>
        </w:rPr>
        <w:t>的个人信息</w:t>
      </w:r>
      <w:r w:rsidRPr="00547982">
        <w:rPr>
          <w:rFonts w:ascii="宋体" w:hAnsi="宋体" w:hint="eastAsia"/>
          <w:sz w:val="24"/>
          <w:szCs w:val="24"/>
        </w:rPr>
        <w:t>或</w:t>
      </w:r>
      <w:r w:rsidRPr="00547982">
        <w:rPr>
          <w:rFonts w:ascii="宋体" w:hAnsi="宋体"/>
          <w:sz w:val="24"/>
          <w:szCs w:val="24"/>
        </w:rPr>
        <w:t>之前保存的个人信息，可点击</w:t>
      </w:r>
      <w:r w:rsidRPr="00547982">
        <w:rPr>
          <w:rFonts w:ascii="宋体" w:hAnsi="宋体" w:hint="eastAsia"/>
          <w:sz w:val="24"/>
          <w:szCs w:val="24"/>
        </w:rPr>
        <w:t>修改</w:t>
      </w:r>
      <w:r w:rsidRPr="00547982">
        <w:rPr>
          <w:rFonts w:ascii="宋体" w:hAnsi="宋体"/>
          <w:sz w:val="24"/>
          <w:szCs w:val="24"/>
        </w:rPr>
        <w:t>进行个人信息的</w:t>
      </w:r>
      <w:r w:rsidRPr="00547982">
        <w:rPr>
          <w:rFonts w:ascii="宋体" w:hAnsi="宋体" w:hint="eastAsia"/>
          <w:sz w:val="24"/>
          <w:szCs w:val="24"/>
        </w:rPr>
        <w:t>编辑并保存</w:t>
      </w:r>
      <w:r w:rsidRPr="00547982">
        <w:rPr>
          <w:rFonts w:ascii="宋体" w:hAnsi="宋体"/>
          <w:sz w:val="24"/>
          <w:szCs w:val="24"/>
        </w:rPr>
        <w:t>，系统将显示最新修改的个人信息</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修改</w:t>
      </w:r>
      <w:r w:rsidRPr="00547982">
        <w:rPr>
          <w:rFonts w:ascii="宋体" w:hAnsi="宋体"/>
          <w:sz w:val="24"/>
          <w:szCs w:val="24"/>
        </w:rPr>
        <w:t>个人信息</w:t>
      </w:r>
      <w:r w:rsidRPr="00547982">
        <w:rPr>
          <w:rFonts w:ascii="宋体" w:hAnsi="宋体" w:hint="eastAsia"/>
          <w:sz w:val="24"/>
          <w:szCs w:val="24"/>
        </w:rPr>
        <w:t>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.点击个人用户</w:t>
      </w:r>
      <w:r w:rsidRPr="00547982">
        <w:rPr>
          <w:rFonts w:ascii="宋体" w:hAnsi="宋体"/>
          <w:sz w:val="24"/>
          <w:szCs w:val="24"/>
        </w:rPr>
        <w:t>名</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2.等待</w:t>
      </w:r>
      <w:r w:rsidRPr="00547982">
        <w:rPr>
          <w:rFonts w:ascii="宋体" w:hAnsi="宋体"/>
          <w:sz w:val="24"/>
          <w:szCs w:val="24"/>
        </w:rPr>
        <w:t>系统显示</w:t>
      </w:r>
      <w:r w:rsidRPr="00547982">
        <w:rPr>
          <w:rFonts w:ascii="宋体" w:hAnsi="宋体" w:hint="eastAsia"/>
          <w:sz w:val="24"/>
          <w:szCs w:val="24"/>
        </w:rPr>
        <w:t>用户</w:t>
      </w:r>
      <w:r w:rsidRPr="00547982">
        <w:rPr>
          <w:rFonts w:ascii="宋体" w:hAnsi="宋体"/>
          <w:sz w:val="24"/>
          <w:szCs w:val="24"/>
        </w:rPr>
        <w:t>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3.浏览个人</w:t>
      </w:r>
      <w:r w:rsidRPr="00547982">
        <w:rPr>
          <w:rFonts w:ascii="宋体" w:hAnsi="宋体"/>
          <w:sz w:val="24"/>
          <w:szCs w:val="24"/>
        </w:rPr>
        <w:t>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4.点击修改后</w:t>
      </w:r>
      <w:r w:rsidRPr="00547982">
        <w:rPr>
          <w:rFonts w:ascii="宋体" w:hAnsi="宋体"/>
          <w:sz w:val="24"/>
          <w:szCs w:val="24"/>
        </w:rPr>
        <w:t>可修改</w:t>
      </w:r>
      <w:r w:rsidRPr="00547982">
        <w:rPr>
          <w:rFonts w:ascii="宋体" w:hAnsi="宋体" w:hint="eastAsia"/>
          <w:sz w:val="24"/>
          <w:szCs w:val="24"/>
        </w:rPr>
        <w:t>个人</w:t>
      </w:r>
      <w:r w:rsidRPr="00547982">
        <w:rPr>
          <w:rFonts w:ascii="宋体" w:hAnsi="宋体"/>
          <w:sz w:val="24"/>
          <w:szCs w:val="24"/>
        </w:rPr>
        <w:t>信息</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点击</w:t>
      </w:r>
      <w:r w:rsidRPr="00547982">
        <w:rPr>
          <w:rFonts w:ascii="宋体" w:hAnsi="宋体"/>
          <w:sz w:val="24"/>
          <w:szCs w:val="24"/>
        </w:rPr>
        <w:t>保存，保存修改后的个人信息</w:t>
      </w:r>
    </w:p>
    <w:p w:rsidR="00E17C32" w:rsidRPr="00547982" w:rsidRDefault="00E17C32" w:rsidP="00E17C32">
      <w:pPr>
        <w:ind w:firstLine="420"/>
        <w:rPr>
          <w:rFonts w:ascii="宋体" w:hAnsi="宋体"/>
          <w:sz w:val="24"/>
          <w:szCs w:val="24"/>
        </w:rPr>
      </w:pPr>
      <w:r w:rsidRPr="00547982">
        <w:rPr>
          <w:rFonts w:ascii="宋体" w:hAnsi="宋体"/>
          <w:sz w:val="24"/>
          <w:szCs w:val="24"/>
        </w:rPr>
        <w:t>6.</w:t>
      </w:r>
      <w:r w:rsidRPr="00547982">
        <w:rPr>
          <w:rFonts w:ascii="宋体" w:hAnsi="宋体" w:hint="eastAsia"/>
          <w:sz w:val="24"/>
          <w:szCs w:val="24"/>
        </w:rPr>
        <w:t>等待</w:t>
      </w:r>
      <w:r w:rsidRPr="00547982">
        <w:rPr>
          <w:rFonts w:ascii="宋体" w:hAnsi="宋体"/>
          <w:sz w:val="24"/>
          <w:szCs w:val="24"/>
        </w:rPr>
        <w:t>系统显示编辑后的个人信息页面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修改</w:t>
      </w:r>
      <w:r w:rsidRPr="00547982">
        <w:rPr>
          <w:rFonts w:ascii="宋体" w:hAnsi="宋体"/>
          <w:sz w:val="24"/>
          <w:szCs w:val="24"/>
        </w:rPr>
        <w:t>个人信息活动图如下：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8311" w:dyaOrig="10380">
          <v:shape id="_x0000_i1033" type="#_x0000_t75" style="width:367.5pt;height:459.75pt" o:ole="">
            <v:imagedata r:id="rId23" o:title=""/>
          </v:shape>
          <o:OLEObject Type="Embed" ProgID="Visio.Drawing.15" ShapeID="_x0000_i1033" DrawAspect="Content" ObjectID="_1528792372" r:id="rId24"/>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3.1.4用户</w:t>
      </w:r>
      <w:r w:rsidRPr="00547982">
        <w:rPr>
          <w:rFonts w:ascii="宋体" w:hAnsi="宋体"/>
          <w:sz w:val="24"/>
          <w:szCs w:val="24"/>
        </w:rPr>
        <w:t>评论</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点击用户</w:t>
      </w:r>
      <w:r w:rsidRPr="00547982">
        <w:rPr>
          <w:rFonts w:ascii="宋体" w:hAnsi="宋体"/>
          <w:sz w:val="24"/>
          <w:szCs w:val="24"/>
        </w:rPr>
        <w:t>名进入个人信息页面，点击评论可查看</w:t>
      </w:r>
      <w:r w:rsidRPr="00547982">
        <w:rPr>
          <w:rFonts w:ascii="宋体" w:hAnsi="宋体" w:hint="eastAsia"/>
          <w:sz w:val="24"/>
          <w:szCs w:val="24"/>
        </w:rPr>
        <w:t>个人</w:t>
      </w:r>
      <w:r w:rsidRPr="00547982">
        <w:rPr>
          <w:rFonts w:ascii="宋体" w:hAnsi="宋体"/>
          <w:sz w:val="24"/>
          <w:szCs w:val="24"/>
        </w:rPr>
        <w:t>对电影评论的历史记录，点击某条评论可进入该电影的电影信息页面，</w:t>
      </w:r>
      <w:r w:rsidRPr="00547982">
        <w:rPr>
          <w:rFonts w:ascii="宋体" w:hAnsi="宋体" w:hint="eastAsia"/>
          <w:sz w:val="24"/>
          <w:szCs w:val="24"/>
        </w:rPr>
        <w:t>之后</w:t>
      </w:r>
      <w:r w:rsidRPr="00547982">
        <w:rPr>
          <w:rFonts w:ascii="宋体" w:hAnsi="宋体"/>
          <w:sz w:val="24"/>
          <w:szCs w:val="24"/>
        </w:rPr>
        <w:t>便可浏览电影信息和其他</w:t>
      </w:r>
      <w:r w:rsidRPr="00547982">
        <w:rPr>
          <w:rFonts w:ascii="宋体" w:hAnsi="宋体" w:hint="eastAsia"/>
          <w:sz w:val="24"/>
          <w:szCs w:val="24"/>
        </w:rPr>
        <w:t>用户</w:t>
      </w:r>
      <w:r w:rsidRPr="00547982">
        <w:rPr>
          <w:rFonts w:ascii="宋体" w:hAnsi="宋体"/>
          <w:sz w:val="24"/>
          <w:szCs w:val="24"/>
        </w:rPr>
        <w:t>的评论</w:t>
      </w:r>
      <w:r w:rsidRPr="00547982">
        <w:rPr>
          <w:rFonts w:ascii="宋体" w:hAnsi="宋体" w:hint="eastAsia"/>
          <w:sz w:val="24"/>
          <w:szCs w:val="24"/>
        </w:rPr>
        <w:t>。</w:t>
      </w:r>
      <w:r w:rsidRPr="00547982">
        <w:rPr>
          <w:rFonts w:ascii="宋体" w:hAnsi="宋体"/>
          <w:sz w:val="24"/>
          <w:szCs w:val="24"/>
        </w:rPr>
        <w:t xml:space="preserve"> </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用户评论的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.进入</w:t>
      </w:r>
      <w:r w:rsidRPr="00547982">
        <w:rPr>
          <w:rFonts w:ascii="宋体" w:hAnsi="宋体"/>
          <w:sz w:val="24"/>
          <w:szCs w:val="24"/>
        </w:rPr>
        <w:t>个人管理页面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2.点击</w:t>
      </w:r>
      <w:r w:rsidRPr="00547982">
        <w:rPr>
          <w:rFonts w:ascii="宋体" w:hAnsi="宋体"/>
          <w:sz w:val="24"/>
          <w:szCs w:val="24"/>
        </w:rPr>
        <w:t>评论</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3.等待</w:t>
      </w:r>
      <w:r w:rsidRPr="00547982">
        <w:rPr>
          <w:rFonts w:ascii="宋体" w:hAnsi="宋体"/>
          <w:sz w:val="24"/>
          <w:szCs w:val="24"/>
        </w:rPr>
        <w:t>系统显示</w:t>
      </w:r>
      <w:r w:rsidRPr="00547982">
        <w:rPr>
          <w:rFonts w:ascii="宋体" w:hAnsi="宋体" w:hint="eastAsia"/>
          <w:sz w:val="24"/>
          <w:szCs w:val="24"/>
        </w:rPr>
        <w:t>用户</w:t>
      </w:r>
      <w:r w:rsidRPr="00547982">
        <w:rPr>
          <w:rFonts w:ascii="宋体" w:hAnsi="宋体"/>
          <w:sz w:val="24"/>
          <w:szCs w:val="24"/>
        </w:rPr>
        <w:t>个人评论</w:t>
      </w:r>
      <w:r w:rsidRPr="00547982">
        <w:rPr>
          <w:rFonts w:ascii="宋体" w:hAnsi="宋体" w:hint="eastAsia"/>
          <w:sz w:val="24"/>
          <w:szCs w:val="24"/>
        </w:rPr>
        <w:t>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4.查看个人</w:t>
      </w:r>
      <w:r w:rsidRPr="00547982">
        <w:rPr>
          <w:rFonts w:ascii="宋体" w:hAnsi="宋体"/>
          <w:sz w:val="24"/>
          <w:szCs w:val="24"/>
        </w:rPr>
        <w:t>评论</w:t>
      </w:r>
      <w:r w:rsidRPr="00547982">
        <w:rPr>
          <w:rFonts w:ascii="宋体" w:hAnsi="宋体" w:hint="eastAsia"/>
          <w:sz w:val="24"/>
          <w:szCs w:val="24"/>
        </w:rPr>
        <w:t>列表</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点击</w:t>
      </w:r>
      <w:r w:rsidRPr="00547982">
        <w:rPr>
          <w:rFonts w:ascii="宋体" w:hAnsi="宋体"/>
          <w:sz w:val="24"/>
          <w:szCs w:val="24"/>
        </w:rPr>
        <w:t>某条评论，进入该条目对应的电影介绍页面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6.查看电影</w:t>
      </w:r>
      <w:r w:rsidRPr="00547982">
        <w:rPr>
          <w:rFonts w:ascii="宋体" w:hAnsi="宋体"/>
          <w:sz w:val="24"/>
          <w:szCs w:val="24"/>
        </w:rPr>
        <w:t>信息和其他用户评论</w:t>
      </w:r>
    </w:p>
    <w:p w:rsidR="00E17C32" w:rsidRPr="00547982" w:rsidRDefault="00E17C32" w:rsidP="00E17C32">
      <w:pPr>
        <w:rPr>
          <w:rFonts w:ascii="宋体" w:hAnsi="宋体"/>
          <w:sz w:val="24"/>
          <w:szCs w:val="24"/>
        </w:rPr>
      </w:pPr>
      <w:r w:rsidRPr="00547982">
        <w:rPr>
          <w:rFonts w:ascii="宋体" w:hAnsi="宋体" w:hint="eastAsia"/>
          <w:sz w:val="24"/>
          <w:szCs w:val="24"/>
        </w:rPr>
        <w:t>用户评论活动图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7185" w:dyaOrig="11205">
          <v:shape id="_x0000_i1034" type="#_x0000_t75" style="width:306.75pt;height:478.5pt" o:ole="">
            <v:imagedata r:id="rId25" o:title=""/>
          </v:shape>
          <o:OLEObject Type="Embed" ProgID="Visio.Drawing.15" ShapeID="_x0000_i1034" DrawAspect="Content" ObjectID="_1528792373" r:id="rId26"/>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3.1.5用户评分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点击用户</w:t>
      </w:r>
      <w:r w:rsidRPr="00547982">
        <w:rPr>
          <w:rFonts w:ascii="宋体" w:hAnsi="宋体"/>
          <w:sz w:val="24"/>
          <w:szCs w:val="24"/>
        </w:rPr>
        <w:t>名进入个人信息页面，点击</w:t>
      </w:r>
      <w:r w:rsidRPr="00547982">
        <w:rPr>
          <w:rFonts w:ascii="宋体" w:hAnsi="宋体" w:hint="eastAsia"/>
          <w:sz w:val="24"/>
          <w:szCs w:val="24"/>
        </w:rPr>
        <w:t>评分</w:t>
      </w:r>
      <w:r w:rsidRPr="00547982">
        <w:rPr>
          <w:rFonts w:ascii="宋体" w:hAnsi="宋体"/>
          <w:sz w:val="24"/>
          <w:szCs w:val="24"/>
        </w:rPr>
        <w:t>可查看</w:t>
      </w:r>
      <w:r w:rsidRPr="00547982">
        <w:rPr>
          <w:rFonts w:ascii="宋体" w:hAnsi="宋体" w:hint="eastAsia"/>
          <w:sz w:val="24"/>
          <w:szCs w:val="24"/>
        </w:rPr>
        <w:t>个人</w:t>
      </w:r>
      <w:r w:rsidRPr="00547982">
        <w:rPr>
          <w:rFonts w:ascii="宋体" w:hAnsi="宋体"/>
          <w:sz w:val="24"/>
          <w:szCs w:val="24"/>
        </w:rPr>
        <w:t>对电影</w:t>
      </w:r>
      <w:r w:rsidRPr="00547982">
        <w:rPr>
          <w:rFonts w:ascii="宋体" w:hAnsi="宋体" w:hint="eastAsia"/>
          <w:sz w:val="24"/>
          <w:szCs w:val="24"/>
        </w:rPr>
        <w:t>评分</w:t>
      </w:r>
      <w:r w:rsidRPr="00547982">
        <w:rPr>
          <w:rFonts w:ascii="宋体" w:hAnsi="宋体"/>
          <w:sz w:val="24"/>
          <w:szCs w:val="24"/>
        </w:rPr>
        <w:t>的历史记录，点击某条</w:t>
      </w:r>
      <w:r w:rsidRPr="00547982">
        <w:rPr>
          <w:rFonts w:ascii="宋体" w:hAnsi="宋体" w:hint="eastAsia"/>
          <w:sz w:val="24"/>
          <w:szCs w:val="24"/>
        </w:rPr>
        <w:t>评分</w:t>
      </w:r>
      <w:r w:rsidRPr="00547982">
        <w:rPr>
          <w:rFonts w:ascii="宋体" w:hAnsi="宋体"/>
          <w:sz w:val="24"/>
          <w:szCs w:val="24"/>
        </w:rPr>
        <w:t>可进入该电影的电影信息页面，</w:t>
      </w:r>
      <w:r w:rsidRPr="00547982">
        <w:rPr>
          <w:rFonts w:ascii="宋体" w:hAnsi="宋体" w:hint="eastAsia"/>
          <w:sz w:val="24"/>
          <w:szCs w:val="24"/>
        </w:rPr>
        <w:t>之后</w:t>
      </w:r>
      <w:r w:rsidRPr="00547982">
        <w:rPr>
          <w:rFonts w:ascii="宋体" w:hAnsi="宋体"/>
          <w:sz w:val="24"/>
          <w:szCs w:val="24"/>
        </w:rPr>
        <w:t>便可浏览电影信息和其他</w:t>
      </w:r>
      <w:r w:rsidRPr="00547982">
        <w:rPr>
          <w:rFonts w:ascii="宋体" w:hAnsi="宋体" w:hint="eastAsia"/>
          <w:sz w:val="24"/>
          <w:szCs w:val="24"/>
        </w:rPr>
        <w:t>用户</w:t>
      </w:r>
      <w:r w:rsidRPr="00547982">
        <w:rPr>
          <w:rFonts w:ascii="宋体" w:hAnsi="宋体"/>
          <w:sz w:val="24"/>
          <w:szCs w:val="24"/>
        </w:rPr>
        <w:t>的</w:t>
      </w:r>
      <w:r w:rsidRPr="00547982">
        <w:rPr>
          <w:rFonts w:ascii="宋体" w:hAnsi="宋体" w:hint="eastAsia"/>
          <w:sz w:val="24"/>
          <w:szCs w:val="24"/>
        </w:rPr>
        <w:t>评分。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用户评分的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.进入</w:t>
      </w:r>
      <w:r w:rsidRPr="00547982">
        <w:rPr>
          <w:rFonts w:ascii="宋体" w:hAnsi="宋体"/>
          <w:sz w:val="24"/>
          <w:szCs w:val="24"/>
        </w:rPr>
        <w:t>个人管理页面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2.点击</w:t>
      </w:r>
      <w:r w:rsidRPr="00547982">
        <w:rPr>
          <w:rFonts w:ascii="宋体" w:hAnsi="宋体"/>
          <w:sz w:val="24"/>
          <w:szCs w:val="24"/>
        </w:rPr>
        <w:t>评</w:t>
      </w:r>
      <w:r w:rsidRPr="00547982">
        <w:rPr>
          <w:rFonts w:ascii="宋体" w:hAnsi="宋体" w:hint="eastAsia"/>
          <w:sz w:val="24"/>
          <w:szCs w:val="24"/>
        </w:rPr>
        <w:t>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3.等待</w:t>
      </w:r>
      <w:r w:rsidRPr="00547982">
        <w:rPr>
          <w:rFonts w:ascii="宋体" w:hAnsi="宋体"/>
          <w:sz w:val="24"/>
          <w:szCs w:val="24"/>
        </w:rPr>
        <w:t>系统显示</w:t>
      </w:r>
      <w:r w:rsidRPr="00547982">
        <w:rPr>
          <w:rFonts w:ascii="宋体" w:hAnsi="宋体" w:hint="eastAsia"/>
          <w:sz w:val="24"/>
          <w:szCs w:val="24"/>
        </w:rPr>
        <w:t>用户</w:t>
      </w:r>
      <w:r w:rsidRPr="00547982">
        <w:rPr>
          <w:rFonts w:ascii="宋体" w:hAnsi="宋体"/>
          <w:sz w:val="24"/>
          <w:szCs w:val="24"/>
        </w:rPr>
        <w:t>个人评</w:t>
      </w:r>
      <w:r w:rsidRPr="00547982">
        <w:rPr>
          <w:rFonts w:ascii="宋体" w:hAnsi="宋体" w:hint="eastAsia"/>
          <w:sz w:val="24"/>
          <w:szCs w:val="24"/>
        </w:rPr>
        <w:t>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4.查看个人</w:t>
      </w:r>
      <w:r w:rsidRPr="00547982">
        <w:rPr>
          <w:rFonts w:ascii="宋体" w:hAnsi="宋体"/>
          <w:sz w:val="24"/>
          <w:szCs w:val="24"/>
        </w:rPr>
        <w:t>评</w:t>
      </w:r>
      <w:r w:rsidRPr="00547982">
        <w:rPr>
          <w:rFonts w:ascii="宋体" w:hAnsi="宋体" w:hint="eastAsia"/>
          <w:sz w:val="24"/>
          <w:szCs w:val="24"/>
        </w:rPr>
        <w:t>分列表</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点击</w:t>
      </w:r>
      <w:r w:rsidRPr="00547982">
        <w:rPr>
          <w:rFonts w:ascii="宋体" w:hAnsi="宋体"/>
          <w:sz w:val="24"/>
          <w:szCs w:val="24"/>
        </w:rPr>
        <w:t>某条评</w:t>
      </w:r>
      <w:r w:rsidRPr="00547982">
        <w:rPr>
          <w:rFonts w:ascii="宋体" w:hAnsi="宋体" w:hint="eastAsia"/>
          <w:sz w:val="24"/>
          <w:szCs w:val="24"/>
        </w:rPr>
        <w:t>分</w:t>
      </w:r>
      <w:r w:rsidRPr="00547982">
        <w:rPr>
          <w:rFonts w:ascii="宋体" w:hAnsi="宋体"/>
          <w:sz w:val="24"/>
          <w:szCs w:val="24"/>
        </w:rPr>
        <w:t>，进入该条目对应的电影介绍页面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6.查看电影</w:t>
      </w:r>
      <w:r w:rsidRPr="00547982">
        <w:rPr>
          <w:rFonts w:ascii="宋体" w:hAnsi="宋体"/>
          <w:sz w:val="24"/>
          <w:szCs w:val="24"/>
        </w:rPr>
        <w:t>信息和其他用户评</w:t>
      </w:r>
      <w:r w:rsidRPr="00547982">
        <w:rPr>
          <w:rFonts w:ascii="宋体" w:hAnsi="宋体" w:hint="eastAsia"/>
          <w:sz w:val="24"/>
          <w:szCs w:val="24"/>
        </w:rPr>
        <w:t>分</w:t>
      </w:r>
    </w:p>
    <w:p w:rsidR="00E17C32" w:rsidRPr="00547982" w:rsidRDefault="00E17C32" w:rsidP="00E17C32">
      <w:pPr>
        <w:rPr>
          <w:rFonts w:ascii="宋体" w:hAnsi="宋体"/>
          <w:sz w:val="24"/>
          <w:szCs w:val="24"/>
        </w:rPr>
      </w:pPr>
      <w:r w:rsidRPr="00547982">
        <w:rPr>
          <w:rFonts w:ascii="宋体" w:hAnsi="宋体" w:hint="eastAsia"/>
          <w:sz w:val="24"/>
          <w:szCs w:val="24"/>
        </w:rPr>
        <w:t>用户评分活动图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7185" w:dyaOrig="11205">
          <v:shape id="_x0000_i1035" type="#_x0000_t75" style="width:312.75pt;height:487.5pt" o:ole="">
            <v:imagedata r:id="rId27" o:title=""/>
          </v:shape>
          <o:OLEObject Type="Embed" ProgID="Visio.Drawing.15" ShapeID="_x0000_i1035" DrawAspect="Content" ObjectID="_1528792374" r:id="rId28"/>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3.1.6用户收藏</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点击用户</w:t>
      </w:r>
      <w:r w:rsidRPr="00547982">
        <w:rPr>
          <w:rFonts w:ascii="宋体" w:hAnsi="宋体"/>
          <w:sz w:val="24"/>
          <w:szCs w:val="24"/>
        </w:rPr>
        <w:t>名进入个人信息页面，点击</w:t>
      </w:r>
      <w:r w:rsidRPr="00547982">
        <w:rPr>
          <w:rFonts w:ascii="宋体" w:hAnsi="宋体" w:hint="eastAsia"/>
          <w:sz w:val="24"/>
          <w:szCs w:val="24"/>
        </w:rPr>
        <w:t>收藏，系统</w:t>
      </w:r>
      <w:r w:rsidRPr="00547982">
        <w:rPr>
          <w:rFonts w:ascii="宋体" w:hAnsi="宋体"/>
          <w:sz w:val="24"/>
          <w:szCs w:val="24"/>
        </w:rPr>
        <w:t>将显示用户个人收藏的电影页面，点击某条</w:t>
      </w:r>
      <w:r w:rsidRPr="00547982">
        <w:rPr>
          <w:rFonts w:ascii="宋体" w:hAnsi="宋体" w:hint="eastAsia"/>
          <w:sz w:val="24"/>
          <w:szCs w:val="24"/>
        </w:rPr>
        <w:t>电影</w:t>
      </w:r>
      <w:r w:rsidRPr="00547982">
        <w:rPr>
          <w:rFonts w:ascii="宋体" w:hAnsi="宋体"/>
          <w:sz w:val="24"/>
          <w:szCs w:val="24"/>
        </w:rPr>
        <w:t>条目可进入该电影的电影信息页面，</w:t>
      </w:r>
      <w:r w:rsidRPr="00547982">
        <w:rPr>
          <w:rFonts w:ascii="宋体" w:hAnsi="宋体" w:hint="eastAsia"/>
          <w:sz w:val="24"/>
          <w:szCs w:val="24"/>
        </w:rPr>
        <w:t>之后</w:t>
      </w:r>
      <w:r w:rsidRPr="00547982">
        <w:rPr>
          <w:rFonts w:ascii="宋体" w:hAnsi="宋体"/>
          <w:sz w:val="24"/>
          <w:szCs w:val="24"/>
        </w:rPr>
        <w:t>便可浏览电影信息</w:t>
      </w:r>
      <w:r w:rsidRPr="00547982">
        <w:rPr>
          <w:rFonts w:ascii="宋体" w:hAnsi="宋体" w:hint="eastAsia"/>
          <w:sz w:val="24"/>
          <w:szCs w:val="24"/>
        </w:rPr>
        <w:t>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用户收藏的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.进入</w:t>
      </w:r>
      <w:r w:rsidRPr="00547982">
        <w:rPr>
          <w:rFonts w:ascii="宋体" w:hAnsi="宋体"/>
          <w:sz w:val="24"/>
          <w:szCs w:val="24"/>
        </w:rPr>
        <w:t>个人管理页面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2.点击收藏</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3.等待</w:t>
      </w:r>
      <w:r w:rsidRPr="00547982">
        <w:rPr>
          <w:rFonts w:ascii="宋体" w:hAnsi="宋体"/>
          <w:sz w:val="24"/>
          <w:szCs w:val="24"/>
        </w:rPr>
        <w:t>系统</w:t>
      </w:r>
      <w:r w:rsidRPr="00547982">
        <w:rPr>
          <w:rFonts w:ascii="宋体" w:hAnsi="宋体" w:hint="eastAsia"/>
          <w:sz w:val="24"/>
          <w:szCs w:val="24"/>
        </w:rPr>
        <w:t>显示</w:t>
      </w:r>
      <w:r w:rsidRPr="00547982">
        <w:rPr>
          <w:rFonts w:ascii="宋体" w:hAnsi="宋体"/>
          <w:sz w:val="24"/>
          <w:szCs w:val="24"/>
        </w:rPr>
        <w:t>用户个人收藏的电影页面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4.查看个人收藏</w:t>
      </w:r>
      <w:r w:rsidRPr="00547982">
        <w:rPr>
          <w:rFonts w:ascii="宋体" w:hAnsi="宋体"/>
          <w:sz w:val="24"/>
          <w:szCs w:val="24"/>
        </w:rPr>
        <w:t>的电影条目</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点击电影</w:t>
      </w:r>
      <w:r w:rsidRPr="00547982">
        <w:rPr>
          <w:rFonts w:ascii="宋体" w:hAnsi="宋体"/>
          <w:sz w:val="24"/>
          <w:szCs w:val="24"/>
        </w:rPr>
        <w:t>条目，进入该条目对应的电影</w:t>
      </w:r>
      <w:r w:rsidRPr="00547982">
        <w:rPr>
          <w:rFonts w:ascii="宋体" w:hAnsi="宋体" w:hint="eastAsia"/>
          <w:sz w:val="24"/>
          <w:szCs w:val="24"/>
        </w:rPr>
        <w:t>信息</w:t>
      </w:r>
      <w:r w:rsidRPr="00547982">
        <w:rPr>
          <w:rFonts w:ascii="宋体" w:hAnsi="宋体"/>
          <w:sz w:val="24"/>
          <w:szCs w:val="24"/>
        </w:rPr>
        <w:t>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6.查看电影相关</w:t>
      </w:r>
      <w:r w:rsidRPr="00547982">
        <w:rPr>
          <w:rFonts w:ascii="宋体" w:hAnsi="宋体"/>
          <w:sz w:val="24"/>
          <w:szCs w:val="24"/>
        </w:rPr>
        <w:t>信息</w:t>
      </w:r>
    </w:p>
    <w:p w:rsidR="00E17C32" w:rsidRPr="00547982" w:rsidRDefault="00E17C32" w:rsidP="00E17C32">
      <w:pPr>
        <w:rPr>
          <w:rFonts w:ascii="宋体" w:hAnsi="宋体"/>
          <w:sz w:val="24"/>
          <w:szCs w:val="24"/>
        </w:rPr>
      </w:pPr>
      <w:r w:rsidRPr="00547982">
        <w:rPr>
          <w:rFonts w:ascii="宋体" w:hAnsi="宋体" w:hint="eastAsia"/>
          <w:sz w:val="24"/>
          <w:szCs w:val="24"/>
        </w:rPr>
        <w:t>用户收藏活动图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8025" w:dyaOrig="10636">
          <v:shape id="_x0000_i1036" type="#_x0000_t75" style="width:351.75pt;height:465.75pt" o:ole="">
            <v:imagedata r:id="rId29" o:title=""/>
          </v:shape>
          <o:OLEObject Type="Embed" ProgID="Visio.Drawing.15" ShapeID="_x0000_i1036" DrawAspect="Content" ObjectID="_1528792375" r:id="rId30"/>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3.1.7用户反馈</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点击用户</w:t>
      </w:r>
      <w:r w:rsidRPr="00547982">
        <w:rPr>
          <w:rFonts w:ascii="宋体" w:hAnsi="宋体"/>
          <w:sz w:val="24"/>
          <w:szCs w:val="24"/>
        </w:rPr>
        <w:t>名进入个人信息页面，点击</w:t>
      </w:r>
      <w:r w:rsidRPr="00547982">
        <w:rPr>
          <w:rFonts w:ascii="宋体" w:hAnsi="宋体" w:hint="eastAsia"/>
          <w:sz w:val="24"/>
          <w:szCs w:val="24"/>
        </w:rPr>
        <w:t>反馈，系统</w:t>
      </w:r>
      <w:r w:rsidRPr="00547982">
        <w:rPr>
          <w:rFonts w:ascii="宋体" w:hAnsi="宋体"/>
          <w:sz w:val="24"/>
          <w:szCs w:val="24"/>
        </w:rPr>
        <w:t>将显示</w:t>
      </w:r>
      <w:r w:rsidRPr="00547982">
        <w:rPr>
          <w:rFonts w:ascii="宋体" w:hAnsi="宋体" w:hint="eastAsia"/>
          <w:sz w:val="24"/>
          <w:szCs w:val="24"/>
        </w:rPr>
        <w:t>反馈页面</w:t>
      </w:r>
      <w:r w:rsidRPr="00547982">
        <w:rPr>
          <w:rFonts w:ascii="宋体" w:hAnsi="宋体"/>
          <w:sz w:val="24"/>
          <w:szCs w:val="24"/>
        </w:rPr>
        <w:t>，</w:t>
      </w:r>
      <w:r w:rsidRPr="00547982">
        <w:rPr>
          <w:rFonts w:ascii="宋体" w:hAnsi="宋体" w:hint="eastAsia"/>
          <w:sz w:val="24"/>
          <w:szCs w:val="24"/>
        </w:rPr>
        <w:t>用户输入</w:t>
      </w:r>
      <w:r w:rsidRPr="00547982">
        <w:rPr>
          <w:rFonts w:ascii="宋体" w:hAnsi="宋体"/>
          <w:sz w:val="24"/>
          <w:szCs w:val="24"/>
        </w:rPr>
        <w:t>电影名和</w:t>
      </w:r>
      <w:r w:rsidRPr="00547982">
        <w:rPr>
          <w:rFonts w:ascii="宋体" w:hAnsi="宋体" w:hint="eastAsia"/>
          <w:sz w:val="24"/>
          <w:szCs w:val="24"/>
        </w:rPr>
        <w:t>对应</w:t>
      </w:r>
      <w:r w:rsidRPr="00547982">
        <w:rPr>
          <w:rFonts w:ascii="宋体" w:hAnsi="宋体"/>
          <w:sz w:val="24"/>
          <w:szCs w:val="24"/>
        </w:rPr>
        <w:t>的反馈信息，点击提交后可提交到系统，等待管理员处理，若提交成功</w:t>
      </w:r>
      <w:r w:rsidRPr="00547982">
        <w:rPr>
          <w:rFonts w:ascii="宋体" w:hAnsi="宋体" w:hint="eastAsia"/>
          <w:sz w:val="24"/>
          <w:szCs w:val="24"/>
        </w:rPr>
        <w:t>，</w:t>
      </w:r>
      <w:r w:rsidRPr="00547982">
        <w:rPr>
          <w:rFonts w:ascii="宋体" w:hAnsi="宋体"/>
          <w:sz w:val="24"/>
          <w:szCs w:val="24"/>
        </w:rPr>
        <w:t>系统提示提交成功，若提交失败，系统提示提交失败</w:t>
      </w:r>
      <w:r w:rsidRPr="00547982">
        <w:rPr>
          <w:rFonts w:ascii="宋体" w:hAnsi="宋体" w:hint="eastAsia"/>
          <w:sz w:val="24"/>
          <w:szCs w:val="24"/>
        </w:rPr>
        <w:t>，</w:t>
      </w:r>
      <w:r w:rsidRPr="00547982">
        <w:rPr>
          <w:rFonts w:ascii="宋体" w:hAnsi="宋体"/>
          <w:sz w:val="24"/>
          <w:szCs w:val="24"/>
        </w:rPr>
        <w:t>并重新输入反馈信息</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用户反馈的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.进入</w:t>
      </w:r>
      <w:r w:rsidRPr="00547982">
        <w:rPr>
          <w:rFonts w:ascii="宋体" w:hAnsi="宋体"/>
          <w:sz w:val="24"/>
          <w:szCs w:val="24"/>
        </w:rPr>
        <w:t>个人管理页面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lastRenderedPageBreak/>
        <w:t>2.点击反馈</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3.等待</w:t>
      </w:r>
      <w:r w:rsidRPr="00547982">
        <w:rPr>
          <w:rFonts w:ascii="宋体" w:hAnsi="宋体"/>
          <w:sz w:val="24"/>
          <w:szCs w:val="24"/>
        </w:rPr>
        <w:t>系统</w:t>
      </w:r>
      <w:r w:rsidRPr="00547982">
        <w:rPr>
          <w:rFonts w:ascii="宋体" w:hAnsi="宋体" w:hint="eastAsia"/>
          <w:sz w:val="24"/>
          <w:szCs w:val="24"/>
        </w:rPr>
        <w:t>显示用户反馈</w:t>
      </w:r>
      <w:r w:rsidRPr="00547982">
        <w:rPr>
          <w:rFonts w:ascii="宋体" w:hAnsi="宋体"/>
          <w:sz w:val="24"/>
          <w:szCs w:val="24"/>
        </w:rPr>
        <w:t>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4.输入电影名</w:t>
      </w:r>
      <w:r w:rsidRPr="00547982">
        <w:rPr>
          <w:rFonts w:ascii="宋体" w:hAnsi="宋体"/>
          <w:sz w:val="24"/>
          <w:szCs w:val="24"/>
        </w:rPr>
        <w:t>和对应的反馈信息</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点击提交</w:t>
      </w:r>
      <w:r w:rsidRPr="00547982">
        <w:rPr>
          <w:rFonts w:ascii="宋体" w:hAnsi="宋体"/>
          <w:sz w:val="24"/>
          <w:szCs w:val="24"/>
        </w:rPr>
        <w:t>按钮提交反馈信息</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6.等待</w:t>
      </w:r>
      <w:r w:rsidRPr="00547982">
        <w:rPr>
          <w:rFonts w:ascii="宋体" w:hAnsi="宋体"/>
          <w:sz w:val="24"/>
          <w:szCs w:val="24"/>
        </w:rPr>
        <w:t>系统提示，</w:t>
      </w:r>
      <w:r w:rsidRPr="00547982">
        <w:rPr>
          <w:rFonts w:ascii="宋体" w:hAnsi="宋体" w:hint="eastAsia"/>
          <w:sz w:val="24"/>
          <w:szCs w:val="24"/>
        </w:rPr>
        <w:t>若</w:t>
      </w:r>
      <w:r w:rsidRPr="00547982">
        <w:rPr>
          <w:rFonts w:ascii="宋体" w:hAnsi="宋体"/>
          <w:sz w:val="24"/>
          <w:szCs w:val="24"/>
        </w:rPr>
        <w:t>系统提示提交成功，则</w:t>
      </w:r>
      <w:r w:rsidRPr="00547982">
        <w:rPr>
          <w:rFonts w:ascii="宋体" w:hAnsi="宋体" w:hint="eastAsia"/>
          <w:sz w:val="24"/>
          <w:szCs w:val="24"/>
        </w:rPr>
        <w:t>跳转</w:t>
      </w:r>
      <w:r w:rsidRPr="00547982">
        <w:rPr>
          <w:rFonts w:ascii="宋体" w:hAnsi="宋体"/>
          <w:sz w:val="24"/>
          <w:szCs w:val="24"/>
        </w:rPr>
        <w:t>到第</w:t>
      </w:r>
      <w:r w:rsidRPr="00547982">
        <w:rPr>
          <w:rFonts w:ascii="宋体" w:hAnsi="宋体" w:hint="eastAsia"/>
          <w:sz w:val="24"/>
          <w:szCs w:val="24"/>
        </w:rPr>
        <w:t>7步</w:t>
      </w:r>
      <w:r w:rsidRPr="00547982">
        <w:rPr>
          <w:rFonts w:ascii="宋体" w:hAnsi="宋体"/>
          <w:sz w:val="24"/>
          <w:szCs w:val="24"/>
        </w:rPr>
        <w:t>，若系统提示提交失败，则跳转到第</w:t>
      </w:r>
      <w:r w:rsidRPr="00547982">
        <w:rPr>
          <w:rFonts w:ascii="宋体" w:hAnsi="宋体" w:hint="eastAsia"/>
          <w:sz w:val="24"/>
          <w:szCs w:val="24"/>
        </w:rPr>
        <w:t>5步重新提交</w:t>
      </w:r>
    </w:p>
    <w:p w:rsidR="00E17C32" w:rsidRPr="00547982" w:rsidRDefault="00E17C32" w:rsidP="00E17C32">
      <w:pPr>
        <w:ind w:firstLine="420"/>
        <w:rPr>
          <w:rFonts w:ascii="宋体" w:hAnsi="宋体"/>
          <w:sz w:val="24"/>
          <w:szCs w:val="24"/>
        </w:rPr>
      </w:pPr>
      <w:r w:rsidRPr="00547982">
        <w:rPr>
          <w:rFonts w:ascii="宋体" w:hAnsi="宋体"/>
          <w:sz w:val="24"/>
          <w:szCs w:val="24"/>
        </w:rPr>
        <w:t>7.</w:t>
      </w:r>
      <w:r w:rsidRPr="00547982">
        <w:rPr>
          <w:rFonts w:ascii="宋体" w:hAnsi="宋体" w:hint="eastAsia"/>
          <w:sz w:val="24"/>
          <w:szCs w:val="24"/>
        </w:rPr>
        <w:t>返回</w:t>
      </w:r>
      <w:r w:rsidRPr="00547982">
        <w:rPr>
          <w:rFonts w:ascii="宋体" w:hAnsi="宋体"/>
          <w:sz w:val="24"/>
          <w:szCs w:val="24"/>
        </w:rPr>
        <w:t>用户反馈页面</w:t>
      </w:r>
    </w:p>
    <w:p w:rsidR="00E17C32" w:rsidRPr="00547982" w:rsidRDefault="00E17C32" w:rsidP="00E17C32">
      <w:pPr>
        <w:rPr>
          <w:rFonts w:ascii="宋体" w:hAnsi="宋体"/>
          <w:sz w:val="24"/>
          <w:szCs w:val="24"/>
        </w:rPr>
      </w:pPr>
      <w:r w:rsidRPr="00547982">
        <w:rPr>
          <w:rFonts w:ascii="宋体" w:hAnsi="宋体" w:hint="eastAsia"/>
          <w:sz w:val="24"/>
          <w:szCs w:val="24"/>
        </w:rPr>
        <w:t>用户反馈活动图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8115" w:dyaOrig="14011">
          <v:shape id="_x0000_i1037" type="#_x0000_t75" style="width:312.75pt;height:539.25pt" o:ole="">
            <v:imagedata r:id="rId31" o:title=""/>
          </v:shape>
          <o:OLEObject Type="Embed" ProgID="Visio.Drawing.15" ShapeID="_x0000_i1037" DrawAspect="Content" ObjectID="_1528792376" r:id="rId32"/>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lastRenderedPageBreak/>
        <w:t>3.</w:t>
      </w:r>
      <w:r w:rsidRPr="00547982">
        <w:rPr>
          <w:rFonts w:ascii="宋体" w:hAnsi="宋体"/>
          <w:sz w:val="24"/>
          <w:szCs w:val="24"/>
        </w:rPr>
        <w:t>2</w:t>
      </w:r>
      <w:r w:rsidRPr="00547982">
        <w:rPr>
          <w:rFonts w:ascii="宋体" w:hAnsi="宋体" w:hint="eastAsia"/>
          <w:sz w:val="24"/>
          <w:szCs w:val="24"/>
        </w:rPr>
        <w:t>电影</w:t>
      </w:r>
      <w:r w:rsidRPr="00547982">
        <w:rPr>
          <w:rFonts w:ascii="宋体" w:hAnsi="宋体"/>
          <w:sz w:val="24"/>
          <w:szCs w:val="24"/>
        </w:rPr>
        <w:t>搜索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电影搜索子系统实现电影查找</w:t>
      </w:r>
      <w:r w:rsidRPr="00547982">
        <w:rPr>
          <w:rFonts w:ascii="宋体" w:hAnsi="宋体"/>
          <w:sz w:val="24"/>
          <w:szCs w:val="24"/>
        </w:rPr>
        <w:t>功能，主要包括电影名搜索和分类搜索</w:t>
      </w:r>
      <w:r w:rsidRPr="00547982">
        <w:rPr>
          <w:rFonts w:ascii="宋体" w:hAnsi="宋体" w:hint="eastAsia"/>
          <w:sz w:val="24"/>
          <w:szCs w:val="24"/>
        </w:rPr>
        <w:t>。</w:t>
      </w:r>
      <w:r w:rsidRPr="00547982">
        <w:rPr>
          <w:rFonts w:ascii="宋体" w:hAnsi="宋体"/>
          <w:sz w:val="24"/>
          <w:szCs w:val="24"/>
        </w:rPr>
        <w:t>使用</w:t>
      </w:r>
      <w:r w:rsidRPr="00547982">
        <w:rPr>
          <w:rFonts w:ascii="宋体" w:hAnsi="宋体" w:hint="eastAsia"/>
          <w:sz w:val="24"/>
          <w:szCs w:val="24"/>
        </w:rPr>
        <w:t>电影名</w:t>
      </w:r>
      <w:r w:rsidRPr="00547982">
        <w:rPr>
          <w:rFonts w:ascii="宋体" w:hAnsi="宋体"/>
          <w:sz w:val="24"/>
          <w:szCs w:val="24"/>
        </w:rPr>
        <w:t>搜索功能，用户能够</w:t>
      </w:r>
      <w:r w:rsidRPr="00547982">
        <w:rPr>
          <w:rFonts w:ascii="宋体" w:hAnsi="宋体" w:hint="eastAsia"/>
          <w:sz w:val="24"/>
          <w:szCs w:val="24"/>
        </w:rPr>
        <w:t>运用</w:t>
      </w:r>
      <w:r w:rsidRPr="00547982">
        <w:rPr>
          <w:rFonts w:ascii="宋体" w:hAnsi="宋体"/>
          <w:sz w:val="24"/>
          <w:szCs w:val="24"/>
        </w:rPr>
        <w:t>模糊</w:t>
      </w:r>
      <w:r w:rsidRPr="00547982">
        <w:rPr>
          <w:rFonts w:ascii="宋体" w:hAnsi="宋体" w:hint="eastAsia"/>
          <w:sz w:val="24"/>
          <w:szCs w:val="24"/>
        </w:rPr>
        <w:t>搜索</w:t>
      </w:r>
      <w:r w:rsidRPr="00547982">
        <w:rPr>
          <w:rFonts w:ascii="宋体" w:hAnsi="宋体"/>
          <w:sz w:val="24"/>
          <w:szCs w:val="24"/>
        </w:rPr>
        <w:t>输入电影名关键字，系统将匹配的</w:t>
      </w:r>
      <w:r w:rsidRPr="00547982">
        <w:rPr>
          <w:rFonts w:ascii="宋体" w:hAnsi="宋体" w:hint="eastAsia"/>
          <w:sz w:val="24"/>
          <w:szCs w:val="24"/>
        </w:rPr>
        <w:t>搜索</w:t>
      </w:r>
      <w:r w:rsidRPr="00547982">
        <w:rPr>
          <w:rFonts w:ascii="宋体" w:hAnsi="宋体"/>
          <w:sz w:val="24"/>
          <w:szCs w:val="24"/>
        </w:rPr>
        <w:t>条目</w:t>
      </w:r>
      <w:r w:rsidRPr="00547982">
        <w:rPr>
          <w:rFonts w:ascii="宋体" w:hAnsi="宋体" w:hint="eastAsia"/>
          <w:sz w:val="24"/>
          <w:szCs w:val="24"/>
        </w:rPr>
        <w:t>展现</w:t>
      </w:r>
      <w:r w:rsidRPr="00547982">
        <w:rPr>
          <w:rFonts w:ascii="宋体" w:hAnsi="宋体"/>
          <w:sz w:val="24"/>
          <w:szCs w:val="24"/>
        </w:rPr>
        <w:t>出来，</w:t>
      </w:r>
      <w:r w:rsidRPr="00547982">
        <w:rPr>
          <w:rFonts w:ascii="宋体" w:hAnsi="宋体" w:hint="eastAsia"/>
          <w:sz w:val="24"/>
          <w:szCs w:val="24"/>
        </w:rPr>
        <w:t>使用分类</w:t>
      </w:r>
      <w:r w:rsidRPr="00547982">
        <w:rPr>
          <w:rFonts w:ascii="宋体" w:hAnsi="宋体"/>
          <w:sz w:val="24"/>
          <w:szCs w:val="24"/>
        </w:rPr>
        <w:t>搜索功能，用户可根据系统提供的分类标签</w:t>
      </w:r>
      <w:r w:rsidRPr="00547982">
        <w:rPr>
          <w:rFonts w:ascii="宋体" w:hAnsi="宋体" w:hint="eastAsia"/>
          <w:sz w:val="24"/>
          <w:szCs w:val="24"/>
        </w:rPr>
        <w:t>进行电影</w:t>
      </w:r>
      <w:r w:rsidRPr="00547982">
        <w:rPr>
          <w:rFonts w:ascii="宋体" w:hAnsi="宋体"/>
          <w:sz w:val="24"/>
          <w:szCs w:val="24"/>
        </w:rPr>
        <w:t>筛选，用户可查看该分类下的电影条目，</w:t>
      </w:r>
      <w:r w:rsidRPr="00547982">
        <w:rPr>
          <w:rFonts w:ascii="宋体" w:hAnsi="宋体" w:hint="eastAsia"/>
          <w:sz w:val="24"/>
          <w:szCs w:val="24"/>
        </w:rPr>
        <w:t>系统</w:t>
      </w:r>
      <w:r w:rsidRPr="00547982">
        <w:rPr>
          <w:rFonts w:ascii="宋体" w:hAnsi="宋体"/>
          <w:sz w:val="24"/>
          <w:szCs w:val="24"/>
        </w:rPr>
        <w:t>提供</w:t>
      </w:r>
      <w:r w:rsidRPr="00547982">
        <w:rPr>
          <w:rFonts w:ascii="宋体" w:hAnsi="宋体" w:hint="eastAsia"/>
          <w:sz w:val="24"/>
          <w:szCs w:val="24"/>
        </w:rPr>
        <w:t>该</w:t>
      </w:r>
      <w:r w:rsidRPr="00547982">
        <w:rPr>
          <w:rFonts w:ascii="宋体" w:hAnsi="宋体"/>
          <w:sz w:val="24"/>
          <w:szCs w:val="24"/>
        </w:rPr>
        <w:t>分类下的电影搜索。</w:t>
      </w:r>
      <w:r w:rsidRPr="00547982">
        <w:rPr>
          <w:rFonts w:ascii="宋体" w:hAnsi="宋体" w:hint="eastAsia"/>
          <w:sz w:val="24"/>
          <w:szCs w:val="24"/>
        </w:rPr>
        <w:t>该子系统</w:t>
      </w:r>
      <w:r w:rsidRPr="00547982">
        <w:rPr>
          <w:rFonts w:ascii="宋体" w:hAnsi="宋体"/>
          <w:sz w:val="24"/>
          <w:szCs w:val="24"/>
        </w:rPr>
        <w:t>主要包含</w:t>
      </w:r>
      <w:r w:rsidRPr="00547982">
        <w:rPr>
          <w:rFonts w:ascii="宋体" w:hAnsi="宋体" w:hint="eastAsia"/>
          <w:sz w:val="24"/>
          <w:szCs w:val="24"/>
        </w:rPr>
        <w:t>电影搜索</w:t>
      </w:r>
      <w:r w:rsidRPr="00547982">
        <w:rPr>
          <w:rFonts w:ascii="宋体" w:hAnsi="宋体"/>
          <w:sz w:val="24"/>
          <w:szCs w:val="24"/>
        </w:rPr>
        <w:t>和分类</w:t>
      </w:r>
      <w:r w:rsidRPr="00547982">
        <w:rPr>
          <w:rFonts w:ascii="宋体" w:hAnsi="宋体" w:hint="eastAsia"/>
          <w:sz w:val="24"/>
          <w:szCs w:val="24"/>
        </w:rPr>
        <w:t>搜索</w:t>
      </w:r>
      <w:r w:rsidRPr="00547982">
        <w:rPr>
          <w:rFonts w:ascii="宋体" w:hAnsi="宋体"/>
          <w:sz w:val="24"/>
          <w:szCs w:val="24"/>
        </w:rPr>
        <w:t>等功能</w:t>
      </w:r>
      <w:r w:rsidRPr="00547982">
        <w:rPr>
          <w:rFonts w:ascii="宋体" w:hAnsi="宋体" w:hint="eastAsia"/>
          <w:sz w:val="24"/>
          <w:szCs w:val="24"/>
        </w:rPr>
        <w:t>。</w:t>
      </w:r>
    </w:p>
    <w:p w:rsidR="00E17C32" w:rsidRPr="00547982" w:rsidRDefault="00E17C32" w:rsidP="00E17C32">
      <w:pPr>
        <w:rPr>
          <w:rFonts w:ascii="宋体" w:hAnsi="宋体"/>
          <w:sz w:val="24"/>
          <w:szCs w:val="24"/>
        </w:rPr>
      </w:pPr>
      <w:r w:rsidRPr="00547982">
        <w:rPr>
          <w:rFonts w:ascii="宋体" w:hAnsi="宋体" w:hint="eastAsia"/>
          <w:sz w:val="24"/>
          <w:szCs w:val="24"/>
        </w:rPr>
        <w:t>电影搜索子系统</w:t>
      </w:r>
      <w:r w:rsidRPr="00547982">
        <w:rPr>
          <w:rFonts w:ascii="宋体" w:hAnsi="宋体"/>
          <w:sz w:val="24"/>
          <w:szCs w:val="24"/>
        </w:rPr>
        <w:t>的用例图如下所示：</w:t>
      </w:r>
    </w:p>
    <w:p w:rsidR="00E17C32" w:rsidRPr="00547982" w:rsidRDefault="00E17C32" w:rsidP="00E17C32">
      <w:pPr>
        <w:jc w:val="center"/>
        <w:rPr>
          <w:rFonts w:ascii="宋体" w:hAnsi="宋体"/>
          <w:sz w:val="24"/>
          <w:szCs w:val="24"/>
        </w:rPr>
      </w:pPr>
      <w:r w:rsidRPr="00547982">
        <w:rPr>
          <w:rFonts w:ascii="宋体" w:hAnsi="宋体"/>
          <w:sz w:val="24"/>
          <w:szCs w:val="24"/>
        </w:rPr>
        <w:object w:dxaOrig="8475" w:dyaOrig="4620">
          <v:shape id="_x0000_i1038" type="#_x0000_t75" style="width:339pt;height:184.5pt" o:ole="">
            <v:imagedata r:id="rId33" o:title=""/>
          </v:shape>
          <o:OLEObject Type="Embed" ProgID="Visio.Drawing.15" ShapeID="_x0000_i1038" DrawAspect="Content" ObjectID="_1528792377" r:id="rId34"/>
        </w:objec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电影搜索</w:t>
      </w:r>
      <w:r w:rsidRPr="00547982">
        <w:rPr>
          <w:rFonts w:ascii="宋体" w:hAnsi="宋体"/>
          <w:sz w:val="24"/>
          <w:szCs w:val="24"/>
        </w:rPr>
        <w:t>：</w:t>
      </w:r>
      <w:r w:rsidRPr="00547982">
        <w:rPr>
          <w:rFonts w:ascii="宋体" w:hAnsi="宋体" w:hint="eastAsia"/>
          <w:sz w:val="24"/>
          <w:szCs w:val="24"/>
        </w:rPr>
        <w:t>用户根据</w:t>
      </w:r>
      <w:r w:rsidRPr="00547982">
        <w:rPr>
          <w:rFonts w:ascii="宋体" w:hAnsi="宋体"/>
          <w:sz w:val="24"/>
          <w:szCs w:val="24"/>
        </w:rPr>
        <w:t>输入的电影名</w:t>
      </w:r>
      <w:r w:rsidRPr="00547982">
        <w:rPr>
          <w:rFonts w:ascii="宋体" w:hAnsi="宋体" w:hint="eastAsia"/>
          <w:sz w:val="24"/>
          <w:szCs w:val="24"/>
        </w:rPr>
        <w:t>关键词</w:t>
      </w:r>
      <w:r w:rsidRPr="00547982">
        <w:rPr>
          <w:rFonts w:ascii="宋体" w:hAnsi="宋体"/>
          <w:sz w:val="24"/>
          <w:szCs w:val="24"/>
        </w:rPr>
        <w:t>进行匹配，将匹配的条目展现出来。</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分类搜索</w:t>
      </w:r>
      <w:r w:rsidRPr="00547982">
        <w:rPr>
          <w:rFonts w:ascii="宋体" w:hAnsi="宋体"/>
          <w:sz w:val="24"/>
          <w:szCs w:val="24"/>
        </w:rPr>
        <w:t>：</w:t>
      </w:r>
      <w:r w:rsidRPr="00547982">
        <w:rPr>
          <w:rFonts w:ascii="宋体" w:hAnsi="宋体" w:hint="eastAsia"/>
          <w:sz w:val="24"/>
          <w:szCs w:val="24"/>
        </w:rPr>
        <w:t>用户根据</w:t>
      </w:r>
      <w:r w:rsidRPr="00547982">
        <w:rPr>
          <w:rFonts w:ascii="宋体" w:hAnsi="宋体"/>
          <w:sz w:val="24"/>
          <w:szCs w:val="24"/>
        </w:rPr>
        <w:t>分类的标签，选择相应的标签，系统将该分类下的电影逐条显示出来，用户可以搜索该分类</w:t>
      </w:r>
      <w:r w:rsidRPr="00547982">
        <w:rPr>
          <w:rFonts w:ascii="宋体" w:hAnsi="宋体" w:hint="eastAsia"/>
          <w:sz w:val="24"/>
          <w:szCs w:val="24"/>
        </w:rPr>
        <w:t>下</w:t>
      </w:r>
      <w:r w:rsidRPr="00547982">
        <w:rPr>
          <w:rFonts w:ascii="宋体" w:hAnsi="宋体"/>
          <w:sz w:val="24"/>
          <w:szCs w:val="24"/>
        </w:rPr>
        <w:t>的</w:t>
      </w:r>
      <w:r w:rsidRPr="00547982">
        <w:rPr>
          <w:rFonts w:ascii="宋体" w:hAnsi="宋体" w:hint="eastAsia"/>
          <w:sz w:val="24"/>
          <w:szCs w:val="24"/>
        </w:rPr>
        <w:t>电影</w:t>
      </w:r>
      <w:r w:rsidRPr="00547982">
        <w:rPr>
          <w:rFonts w:ascii="宋体" w:hAnsi="宋体"/>
          <w:sz w:val="24"/>
          <w:szCs w:val="24"/>
        </w:rPr>
        <w:t>。</w: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w:t>
      </w:r>
      <w:r w:rsidRPr="00547982">
        <w:rPr>
          <w:rFonts w:ascii="宋体" w:hAnsi="宋体"/>
          <w:sz w:val="24"/>
          <w:szCs w:val="24"/>
        </w:rPr>
        <w:t>2</w:t>
      </w:r>
      <w:r w:rsidRPr="00547982">
        <w:rPr>
          <w:rFonts w:ascii="宋体" w:hAnsi="宋体" w:hint="eastAsia"/>
          <w:sz w:val="24"/>
          <w:szCs w:val="24"/>
        </w:rPr>
        <w:t>.1电影</w:t>
      </w:r>
      <w:r w:rsidRPr="00547982">
        <w:rPr>
          <w:rFonts w:ascii="宋体" w:hAnsi="宋体"/>
          <w:sz w:val="24"/>
          <w:szCs w:val="24"/>
        </w:rPr>
        <w:t>搜索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点击搜索框</w:t>
      </w:r>
      <w:r w:rsidRPr="00547982">
        <w:rPr>
          <w:rFonts w:ascii="宋体" w:hAnsi="宋体"/>
          <w:sz w:val="24"/>
          <w:szCs w:val="24"/>
        </w:rPr>
        <w:t>，输入</w:t>
      </w:r>
      <w:r w:rsidRPr="00547982">
        <w:rPr>
          <w:rFonts w:ascii="宋体" w:hAnsi="宋体" w:hint="eastAsia"/>
          <w:sz w:val="24"/>
          <w:szCs w:val="24"/>
        </w:rPr>
        <w:t>想要</w:t>
      </w:r>
      <w:r w:rsidRPr="00547982">
        <w:rPr>
          <w:rFonts w:ascii="宋体" w:hAnsi="宋体"/>
          <w:sz w:val="24"/>
          <w:szCs w:val="24"/>
        </w:rPr>
        <w:t>观看的电影名或电影关键字，</w:t>
      </w:r>
      <w:r w:rsidRPr="00547982">
        <w:rPr>
          <w:rFonts w:ascii="宋体" w:hAnsi="宋体" w:hint="eastAsia"/>
          <w:sz w:val="24"/>
          <w:szCs w:val="24"/>
        </w:rPr>
        <w:t>系统</w:t>
      </w:r>
      <w:r w:rsidRPr="00547982">
        <w:rPr>
          <w:rFonts w:ascii="宋体" w:hAnsi="宋体"/>
          <w:sz w:val="24"/>
          <w:szCs w:val="24"/>
        </w:rPr>
        <w:t>将对关键字进行匹配，若搜索</w:t>
      </w:r>
      <w:r w:rsidRPr="00547982">
        <w:rPr>
          <w:rFonts w:ascii="宋体" w:hAnsi="宋体" w:hint="eastAsia"/>
          <w:sz w:val="24"/>
          <w:szCs w:val="24"/>
        </w:rPr>
        <w:t>失败</w:t>
      </w:r>
      <w:r w:rsidRPr="00547982">
        <w:rPr>
          <w:rFonts w:ascii="宋体" w:hAnsi="宋体"/>
          <w:sz w:val="24"/>
          <w:szCs w:val="24"/>
        </w:rPr>
        <w:t>，提示没有搜索到</w:t>
      </w:r>
      <w:r w:rsidRPr="00547982">
        <w:rPr>
          <w:rFonts w:ascii="宋体" w:hAnsi="宋体" w:hint="eastAsia"/>
          <w:sz w:val="24"/>
          <w:szCs w:val="24"/>
        </w:rPr>
        <w:t>该电影</w:t>
      </w:r>
      <w:r w:rsidRPr="00547982">
        <w:rPr>
          <w:rFonts w:ascii="宋体" w:hAnsi="宋体"/>
          <w:sz w:val="24"/>
          <w:szCs w:val="24"/>
        </w:rPr>
        <w:t>，若搜索到</w:t>
      </w:r>
      <w:r w:rsidRPr="00547982">
        <w:rPr>
          <w:rFonts w:ascii="宋体" w:hAnsi="宋体" w:hint="eastAsia"/>
          <w:sz w:val="24"/>
          <w:szCs w:val="24"/>
        </w:rPr>
        <w:t>则</w:t>
      </w:r>
      <w:r w:rsidRPr="00547982">
        <w:rPr>
          <w:rFonts w:ascii="宋体" w:hAnsi="宋体"/>
          <w:sz w:val="24"/>
          <w:szCs w:val="24"/>
        </w:rPr>
        <w:t>显示电影信息条目，</w:t>
      </w:r>
      <w:r w:rsidRPr="00547982">
        <w:rPr>
          <w:rFonts w:ascii="宋体" w:hAnsi="宋体" w:hint="eastAsia"/>
          <w:sz w:val="24"/>
          <w:szCs w:val="24"/>
        </w:rPr>
        <w:t>用户</w:t>
      </w:r>
      <w:r w:rsidRPr="00547982">
        <w:rPr>
          <w:rFonts w:ascii="宋体" w:hAnsi="宋体"/>
          <w:sz w:val="24"/>
          <w:szCs w:val="24"/>
        </w:rPr>
        <w:t>点击条目则显示电影信息页面。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电影</w:t>
      </w:r>
      <w:r w:rsidRPr="00547982">
        <w:rPr>
          <w:rFonts w:ascii="宋体" w:hAnsi="宋体"/>
          <w:sz w:val="24"/>
          <w:szCs w:val="24"/>
        </w:rPr>
        <w:t>搜索</w:t>
      </w:r>
      <w:r w:rsidRPr="00547982">
        <w:rPr>
          <w:rFonts w:ascii="宋体" w:hAnsi="宋体" w:hint="eastAsia"/>
          <w:sz w:val="24"/>
          <w:szCs w:val="24"/>
        </w:rPr>
        <w:t>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.点击</w:t>
      </w:r>
      <w:r w:rsidRPr="00547982">
        <w:rPr>
          <w:rFonts w:ascii="宋体" w:hAnsi="宋体"/>
          <w:sz w:val="24"/>
          <w:szCs w:val="24"/>
        </w:rPr>
        <w:t>电影搜索框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2.输入</w:t>
      </w:r>
      <w:r w:rsidRPr="00547982">
        <w:rPr>
          <w:rFonts w:ascii="宋体" w:hAnsi="宋体"/>
          <w:sz w:val="24"/>
          <w:szCs w:val="24"/>
        </w:rPr>
        <w:t>想要观看的电影名或</w:t>
      </w:r>
      <w:r w:rsidRPr="00547982">
        <w:rPr>
          <w:rFonts w:ascii="宋体" w:hAnsi="宋体" w:hint="eastAsia"/>
          <w:sz w:val="24"/>
          <w:szCs w:val="24"/>
        </w:rPr>
        <w:t>电影</w:t>
      </w:r>
      <w:r w:rsidRPr="00547982">
        <w:rPr>
          <w:rFonts w:ascii="宋体" w:hAnsi="宋体"/>
          <w:sz w:val="24"/>
          <w:szCs w:val="24"/>
        </w:rPr>
        <w:t>关键字</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3.等待系统</w:t>
      </w:r>
      <w:r w:rsidRPr="00547982">
        <w:rPr>
          <w:rFonts w:ascii="宋体" w:hAnsi="宋体"/>
          <w:sz w:val="24"/>
          <w:szCs w:val="24"/>
        </w:rPr>
        <w:t>提示电影是否存在</w:t>
      </w:r>
      <w:r w:rsidRPr="00547982">
        <w:rPr>
          <w:rFonts w:ascii="宋体" w:hAnsi="宋体" w:hint="eastAsia"/>
          <w:sz w:val="24"/>
          <w:szCs w:val="24"/>
        </w:rPr>
        <w:t>，</w:t>
      </w:r>
      <w:r w:rsidRPr="00547982">
        <w:rPr>
          <w:rFonts w:ascii="宋体" w:hAnsi="宋体"/>
          <w:sz w:val="24"/>
          <w:szCs w:val="24"/>
        </w:rPr>
        <w:t>若电影不存在，</w:t>
      </w:r>
      <w:r w:rsidRPr="00547982">
        <w:rPr>
          <w:rFonts w:ascii="宋体" w:hAnsi="宋体" w:hint="eastAsia"/>
          <w:sz w:val="24"/>
          <w:szCs w:val="24"/>
        </w:rPr>
        <w:t>则</w:t>
      </w:r>
      <w:r w:rsidRPr="00547982">
        <w:rPr>
          <w:rFonts w:ascii="宋体" w:hAnsi="宋体"/>
          <w:sz w:val="24"/>
          <w:szCs w:val="24"/>
        </w:rPr>
        <w:t>跳转到第</w:t>
      </w:r>
      <w:r w:rsidRPr="00547982">
        <w:rPr>
          <w:rFonts w:ascii="宋体" w:hAnsi="宋体" w:hint="eastAsia"/>
          <w:sz w:val="24"/>
          <w:szCs w:val="24"/>
        </w:rPr>
        <w:t>2步</w:t>
      </w:r>
      <w:r w:rsidRPr="00547982">
        <w:rPr>
          <w:rFonts w:ascii="宋体" w:hAnsi="宋体"/>
          <w:sz w:val="24"/>
          <w:szCs w:val="24"/>
        </w:rPr>
        <w:t>，若电影存在，</w:t>
      </w:r>
      <w:r w:rsidRPr="00547982">
        <w:rPr>
          <w:rFonts w:ascii="宋体" w:hAnsi="宋体" w:hint="eastAsia"/>
          <w:sz w:val="24"/>
          <w:szCs w:val="24"/>
        </w:rPr>
        <w:t>则</w:t>
      </w:r>
      <w:r w:rsidRPr="00547982">
        <w:rPr>
          <w:rFonts w:ascii="宋体" w:hAnsi="宋体"/>
          <w:sz w:val="24"/>
          <w:szCs w:val="24"/>
        </w:rPr>
        <w:t>跳转到第</w:t>
      </w:r>
      <w:r w:rsidRPr="00547982">
        <w:rPr>
          <w:rFonts w:ascii="宋体" w:hAnsi="宋体" w:hint="eastAsia"/>
          <w:sz w:val="24"/>
          <w:szCs w:val="24"/>
        </w:rPr>
        <w:t>4步</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w:t>
      </w:r>
      <w:r w:rsidRPr="00547982">
        <w:rPr>
          <w:rFonts w:ascii="宋体" w:hAnsi="宋体"/>
          <w:sz w:val="24"/>
          <w:szCs w:val="24"/>
        </w:rPr>
        <w:t>.</w:t>
      </w:r>
      <w:r w:rsidRPr="00547982">
        <w:rPr>
          <w:rFonts w:ascii="宋体" w:hAnsi="宋体" w:hint="eastAsia"/>
          <w:sz w:val="24"/>
          <w:szCs w:val="24"/>
        </w:rPr>
        <w:t>系统</w:t>
      </w:r>
      <w:r w:rsidRPr="00547982">
        <w:rPr>
          <w:rFonts w:ascii="宋体" w:hAnsi="宋体"/>
          <w:sz w:val="24"/>
          <w:szCs w:val="24"/>
        </w:rPr>
        <w:t>展示电影信息条目</w:t>
      </w:r>
    </w:p>
    <w:p w:rsidR="00E17C32" w:rsidRPr="00547982" w:rsidRDefault="00E17C32" w:rsidP="00E17C32">
      <w:pPr>
        <w:ind w:firstLine="420"/>
        <w:rPr>
          <w:rFonts w:ascii="宋体" w:hAnsi="宋体"/>
          <w:sz w:val="24"/>
          <w:szCs w:val="24"/>
        </w:rPr>
      </w:pPr>
      <w:r w:rsidRPr="00547982">
        <w:rPr>
          <w:rFonts w:ascii="宋体" w:hAnsi="宋体"/>
          <w:sz w:val="24"/>
          <w:szCs w:val="24"/>
        </w:rPr>
        <w:t>5.</w:t>
      </w:r>
      <w:r w:rsidRPr="00547982">
        <w:rPr>
          <w:rFonts w:ascii="宋体" w:hAnsi="宋体" w:hint="eastAsia"/>
          <w:sz w:val="24"/>
          <w:szCs w:val="24"/>
        </w:rPr>
        <w:t>用户点击</w:t>
      </w:r>
      <w:r w:rsidRPr="00547982">
        <w:rPr>
          <w:rFonts w:ascii="宋体" w:hAnsi="宋体"/>
          <w:sz w:val="24"/>
          <w:szCs w:val="24"/>
        </w:rPr>
        <w:t>电影条目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6.系统显示具体</w:t>
      </w:r>
      <w:r w:rsidRPr="00547982">
        <w:rPr>
          <w:rFonts w:ascii="宋体" w:hAnsi="宋体"/>
          <w:sz w:val="24"/>
          <w:szCs w:val="24"/>
        </w:rPr>
        <w:t>的电影</w:t>
      </w:r>
      <w:r w:rsidRPr="00547982">
        <w:rPr>
          <w:rFonts w:ascii="宋体" w:hAnsi="宋体" w:hint="eastAsia"/>
          <w:sz w:val="24"/>
          <w:szCs w:val="24"/>
        </w:rPr>
        <w:t>信息</w:t>
      </w:r>
      <w:r w:rsidRPr="00547982">
        <w:rPr>
          <w:rFonts w:ascii="宋体" w:hAnsi="宋体"/>
          <w:sz w:val="24"/>
          <w:szCs w:val="24"/>
        </w:rPr>
        <w:t>页面</w:t>
      </w:r>
    </w:p>
    <w:p w:rsidR="00E17C32" w:rsidRPr="00547982" w:rsidRDefault="00E17C32" w:rsidP="00E17C32">
      <w:pPr>
        <w:rPr>
          <w:rFonts w:ascii="宋体" w:hAnsi="宋体"/>
          <w:sz w:val="24"/>
          <w:szCs w:val="24"/>
        </w:rPr>
      </w:pPr>
      <w:r w:rsidRPr="00547982">
        <w:rPr>
          <w:rFonts w:ascii="宋体" w:hAnsi="宋体" w:hint="eastAsia"/>
          <w:sz w:val="24"/>
          <w:szCs w:val="24"/>
        </w:rPr>
        <w:t>电影搜索活动图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8115" w:dyaOrig="12480">
          <v:shape id="_x0000_i1039" type="#_x0000_t75" style="width:330pt;height:507.4pt" o:ole="">
            <v:imagedata r:id="rId35" o:title=""/>
          </v:shape>
          <o:OLEObject Type="Embed" ProgID="Visio.Drawing.15" ShapeID="_x0000_i1039" DrawAspect="Content" ObjectID="_1528792378" r:id="rId36"/>
        </w:object>
      </w:r>
    </w:p>
    <w:p w:rsidR="00E17C32" w:rsidRPr="00547982" w:rsidRDefault="00E17C32" w:rsidP="00E17C32">
      <w:pPr>
        <w:rPr>
          <w:rFonts w:ascii="宋体" w:hAnsi="宋体"/>
          <w:sz w:val="24"/>
          <w:szCs w:val="24"/>
        </w:rPr>
      </w:pPr>
    </w:p>
    <w:p w:rsidR="00E17C32" w:rsidRPr="00547982" w:rsidRDefault="00E17C32" w:rsidP="00E17C32">
      <w:pPr>
        <w:rPr>
          <w:rFonts w:ascii="宋体" w:hAnsi="宋体"/>
          <w:sz w:val="24"/>
          <w:szCs w:val="24"/>
        </w:rPr>
      </w:pPr>
      <w:r w:rsidRPr="00547982">
        <w:rPr>
          <w:rFonts w:ascii="宋体" w:hAnsi="宋体" w:hint="eastAsia"/>
          <w:sz w:val="24"/>
          <w:szCs w:val="24"/>
        </w:rPr>
        <w:t>3.</w:t>
      </w:r>
      <w:r w:rsidRPr="00547982">
        <w:rPr>
          <w:rFonts w:ascii="宋体" w:hAnsi="宋体"/>
          <w:sz w:val="24"/>
          <w:szCs w:val="24"/>
        </w:rPr>
        <w:t>2</w:t>
      </w:r>
      <w:r w:rsidRPr="00547982">
        <w:rPr>
          <w:rFonts w:ascii="宋体" w:hAnsi="宋体" w:hint="eastAsia"/>
          <w:sz w:val="24"/>
          <w:szCs w:val="24"/>
        </w:rPr>
        <w:t>.2分类</w:t>
      </w:r>
      <w:r w:rsidRPr="00547982">
        <w:rPr>
          <w:rFonts w:ascii="宋体" w:hAnsi="宋体"/>
          <w:sz w:val="24"/>
          <w:szCs w:val="24"/>
        </w:rPr>
        <w:t>搜索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用户进入</w:t>
      </w:r>
      <w:r w:rsidRPr="00547982">
        <w:rPr>
          <w:rFonts w:ascii="宋体" w:hAnsi="宋体"/>
          <w:sz w:val="24"/>
          <w:szCs w:val="24"/>
        </w:rPr>
        <w:t>网站主页后，</w:t>
      </w:r>
      <w:r w:rsidRPr="00547982">
        <w:rPr>
          <w:rFonts w:ascii="宋体" w:hAnsi="宋体" w:hint="eastAsia"/>
          <w:sz w:val="24"/>
          <w:szCs w:val="24"/>
        </w:rPr>
        <w:t>点击分类搜索</w:t>
      </w:r>
      <w:r w:rsidRPr="00547982">
        <w:rPr>
          <w:rFonts w:ascii="宋体" w:hAnsi="宋体"/>
          <w:sz w:val="24"/>
          <w:szCs w:val="24"/>
        </w:rPr>
        <w:t>，</w:t>
      </w:r>
      <w:r w:rsidRPr="00547982">
        <w:rPr>
          <w:rFonts w:ascii="宋体" w:hAnsi="宋体" w:hint="eastAsia"/>
          <w:sz w:val="24"/>
          <w:szCs w:val="24"/>
        </w:rPr>
        <w:t>选择想要观看</w:t>
      </w:r>
      <w:r w:rsidRPr="00547982">
        <w:rPr>
          <w:rFonts w:ascii="宋体" w:hAnsi="宋体"/>
          <w:sz w:val="24"/>
          <w:szCs w:val="24"/>
        </w:rPr>
        <w:t>的电影类别</w:t>
      </w:r>
      <w:r w:rsidRPr="00547982">
        <w:rPr>
          <w:rFonts w:ascii="宋体" w:hAnsi="宋体" w:hint="eastAsia"/>
          <w:sz w:val="24"/>
          <w:szCs w:val="24"/>
        </w:rPr>
        <w:t>标签</w:t>
      </w:r>
      <w:r w:rsidRPr="00547982">
        <w:rPr>
          <w:rFonts w:ascii="宋体" w:hAnsi="宋体"/>
          <w:sz w:val="24"/>
          <w:szCs w:val="24"/>
        </w:rPr>
        <w:t>，</w:t>
      </w:r>
      <w:r w:rsidRPr="00547982">
        <w:rPr>
          <w:rFonts w:ascii="宋体" w:hAnsi="宋体" w:hint="eastAsia"/>
          <w:sz w:val="24"/>
          <w:szCs w:val="24"/>
        </w:rPr>
        <w:t>进行</w:t>
      </w:r>
      <w:r w:rsidRPr="00547982">
        <w:rPr>
          <w:rFonts w:ascii="宋体" w:hAnsi="宋体"/>
          <w:sz w:val="24"/>
          <w:szCs w:val="24"/>
        </w:rPr>
        <w:t>搜索后，</w:t>
      </w:r>
      <w:r w:rsidRPr="00547982">
        <w:rPr>
          <w:rFonts w:ascii="宋体" w:hAnsi="宋体" w:hint="eastAsia"/>
          <w:sz w:val="24"/>
          <w:szCs w:val="24"/>
        </w:rPr>
        <w:t>系统</w:t>
      </w:r>
      <w:r w:rsidRPr="00547982">
        <w:rPr>
          <w:rFonts w:ascii="宋体" w:hAnsi="宋体"/>
          <w:sz w:val="24"/>
          <w:szCs w:val="24"/>
        </w:rPr>
        <w:t>将展现</w:t>
      </w:r>
      <w:r w:rsidRPr="00547982">
        <w:rPr>
          <w:rFonts w:ascii="宋体" w:hAnsi="宋体" w:hint="eastAsia"/>
          <w:sz w:val="24"/>
          <w:szCs w:val="24"/>
        </w:rPr>
        <w:t>该类别</w:t>
      </w:r>
      <w:r w:rsidRPr="00547982">
        <w:rPr>
          <w:rFonts w:ascii="宋体" w:hAnsi="宋体"/>
          <w:sz w:val="24"/>
          <w:szCs w:val="24"/>
        </w:rPr>
        <w:t>下</w:t>
      </w:r>
      <w:r w:rsidRPr="00547982">
        <w:rPr>
          <w:rFonts w:ascii="宋体" w:hAnsi="宋体" w:hint="eastAsia"/>
          <w:sz w:val="24"/>
          <w:szCs w:val="24"/>
        </w:rPr>
        <w:t>最新</w:t>
      </w:r>
      <w:r w:rsidRPr="00547982">
        <w:rPr>
          <w:rFonts w:ascii="宋体" w:hAnsi="宋体"/>
          <w:sz w:val="24"/>
          <w:szCs w:val="24"/>
        </w:rPr>
        <w:t>的电影，用户点击某个条目，</w:t>
      </w:r>
      <w:r w:rsidRPr="00547982">
        <w:rPr>
          <w:rFonts w:ascii="宋体" w:hAnsi="宋体" w:hint="eastAsia"/>
          <w:sz w:val="24"/>
          <w:szCs w:val="24"/>
        </w:rPr>
        <w:t>显示电影</w:t>
      </w:r>
      <w:r w:rsidRPr="00547982">
        <w:rPr>
          <w:rFonts w:ascii="宋体" w:hAnsi="宋体"/>
          <w:sz w:val="24"/>
          <w:szCs w:val="24"/>
        </w:rPr>
        <w:t>信息页面</w:t>
      </w:r>
      <w:r w:rsidRPr="00547982">
        <w:rPr>
          <w:rFonts w:ascii="宋体" w:hAnsi="宋体" w:hint="eastAsia"/>
          <w:sz w:val="24"/>
          <w:szCs w:val="24"/>
        </w:rPr>
        <w:t>。</w:t>
      </w:r>
      <w:r w:rsidRPr="00547982">
        <w:rPr>
          <w:rFonts w:ascii="宋体" w:hAnsi="宋体"/>
          <w:sz w:val="24"/>
          <w:szCs w:val="24"/>
        </w:rPr>
        <w:t>用户</w:t>
      </w:r>
      <w:r w:rsidRPr="00547982">
        <w:rPr>
          <w:rFonts w:ascii="宋体" w:hAnsi="宋体" w:hint="eastAsia"/>
          <w:sz w:val="24"/>
          <w:szCs w:val="24"/>
        </w:rPr>
        <w:t>还可以在</w:t>
      </w:r>
      <w:r w:rsidRPr="00547982">
        <w:rPr>
          <w:rFonts w:ascii="宋体" w:hAnsi="宋体"/>
          <w:sz w:val="24"/>
          <w:szCs w:val="24"/>
        </w:rPr>
        <w:t>该分类下使用搜索框</w:t>
      </w:r>
      <w:r w:rsidRPr="00547982">
        <w:rPr>
          <w:rFonts w:ascii="宋体" w:hAnsi="宋体" w:hint="eastAsia"/>
          <w:sz w:val="24"/>
          <w:szCs w:val="24"/>
        </w:rPr>
        <w:t>，</w:t>
      </w:r>
      <w:r w:rsidRPr="00547982">
        <w:rPr>
          <w:rFonts w:ascii="宋体" w:hAnsi="宋体"/>
          <w:sz w:val="24"/>
          <w:szCs w:val="24"/>
        </w:rPr>
        <w:t>输入</w:t>
      </w:r>
      <w:r w:rsidRPr="00547982">
        <w:rPr>
          <w:rFonts w:ascii="宋体" w:hAnsi="宋体" w:hint="eastAsia"/>
          <w:sz w:val="24"/>
          <w:szCs w:val="24"/>
        </w:rPr>
        <w:t>某部</w:t>
      </w:r>
      <w:r w:rsidRPr="00547982">
        <w:rPr>
          <w:rFonts w:ascii="宋体" w:hAnsi="宋体"/>
          <w:sz w:val="24"/>
          <w:szCs w:val="24"/>
        </w:rPr>
        <w:t>电影关键字，若电影输入该分类，</w:t>
      </w:r>
      <w:r w:rsidRPr="00547982">
        <w:rPr>
          <w:rFonts w:ascii="宋体" w:hAnsi="宋体" w:hint="eastAsia"/>
          <w:sz w:val="24"/>
          <w:szCs w:val="24"/>
        </w:rPr>
        <w:t>则</w:t>
      </w:r>
      <w:r w:rsidRPr="00547982">
        <w:rPr>
          <w:rFonts w:ascii="宋体" w:hAnsi="宋体"/>
          <w:sz w:val="24"/>
          <w:szCs w:val="24"/>
        </w:rPr>
        <w:t>显示</w:t>
      </w:r>
      <w:r w:rsidRPr="00547982">
        <w:rPr>
          <w:rFonts w:ascii="宋体" w:hAnsi="宋体" w:hint="eastAsia"/>
          <w:sz w:val="24"/>
          <w:szCs w:val="24"/>
        </w:rPr>
        <w:t>该</w:t>
      </w:r>
      <w:r w:rsidRPr="00547982">
        <w:rPr>
          <w:rFonts w:ascii="宋体" w:hAnsi="宋体"/>
          <w:sz w:val="24"/>
          <w:szCs w:val="24"/>
        </w:rPr>
        <w:t>电影条目。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分类</w:t>
      </w:r>
      <w:r w:rsidRPr="00547982">
        <w:rPr>
          <w:rFonts w:ascii="宋体" w:hAnsi="宋体"/>
          <w:sz w:val="24"/>
          <w:szCs w:val="24"/>
        </w:rPr>
        <w:t>搜索</w:t>
      </w:r>
      <w:r w:rsidRPr="00547982">
        <w:rPr>
          <w:rFonts w:ascii="宋体" w:hAnsi="宋体" w:hint="eastAsia"/>
          <w:sz w:val="24"/>
          <w:szCs w:val="24"/>
        </w:rPr>
        <w:t>的</w:t>
      </w:r>
      <w:r w:rsidRPr="00547982">
        <w:rPr>
          <w:rFonts w:ascii="宋体" w:hAnsi="宋体"/>
          <w:sz w:val="24"/>
          <w:szCs w:val="24"/>
        </w:rPr>
        <w:t>具体流程如下</w:t>
      </w:r>
      <w:r w:rsidRPr="00547982">
        <w:rPr>
          <w:rFonts w:ascii="宋体" w:hAnsi="宋体" w:hint="eastAsia"/>
          <w:sz w:val="24"/>
          <w:szCs w:val="24"/>
        </w:rPr>
        <w:t>：</w:t>
      </w:r>
    </w:p>
    <w:p w:rsidR="00E17C32" w:rsidRPr="00547982" w:rsidRDefault="00E17C32" w:rsidP="00E17C32">
      <w:pPr>
        <w:ind w:firstLine="420"/>
        <w:rPr>
          <w:rFonts w:ascii="宋体" w:hAnsi="宋体"/>
          <w:sz w:val="24"/>
          <w:szCs w:val="24"/>
        </w:rPr>
      </w:pPr>
      <w:r w:rsidRPr="00547982">
        <w:rPr>
          <w:rFonts w:ascii="宋体" w:hAnsi="宋体"/>
          <w:sz w:val="24"/>
          <w:szCs w:val="24"/>
        </w:rPr>
        <w:t>1</w:t>
      </w:r>
      <w:r w:rsidRPr="00547982">
        <w:rPr>
          <w:rFonts w:ascii="宋体" w:hAnsi="宋体" w:hint="eastAsia"/>
          <w:sz w:val="24"/>
          <w:szCs w:val="24"/>
        </w:rPr>
        <w:t>.点击分类搜索</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2.等待系统</w:t>
      </w:r>
      <w:r w:rsidRPr="00547982">
        <w:rPr>
          <w:rFonts w:ascii="宋体" w:hAnsi="宋体"/>
          <w:sz w:val="24"/>
          <w:szCs w:val="24"/>
        </w:rPr>
        <w:t>显示分类</w:t>
      </w:r>
      <w:r w:rsidRPr="00547982">
        <w:rPr>
          <w:rFonts w:ascii="宋体" w:hAnsi="宋体" w:hint="eastAsia"/>
          <w:sz w:val="24"/>
          <w:szCs w:val="24"/>
        </w:rPr>
        <w:t>搜索</w:t>
      </w:r>
      <w:r w:rsidRPr="00547982">
        <w:rPr>
          <w:rFonts w:ascii="宋体" w:hAnsi="宋体"/>
          <w:sz w:val="24"/>
          <w:szCs w:val="24"/>
        </w:rPr>
        <w:t>框</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3.选择电影</w:t>
      </w:r>
      <w:r w:rsidRPr="00547982">
        <w:rPr>
          <w:rFonts w:ascii="宋体" w:hAnsi="宋体"/>
          <w:sz w:val="24"/>
          <w:szCs w:val="24"/>
        </w:rPr>
        <w:t>类别</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4</w:t>
      </w:r>
      <w:r w:rsidRPr="00547982">
        <w:rPr>
          <w:rFonts w:ascii="宋体" w:hAnsi="宋体"/>
          <w:sz w:val="24"/>
          <w:szCs w:val="24"/>
        </w:rPr>
        <w:t>.</w:t>
      </w:r>
      <w:r w:rsidRPr="00547982">
        <w:rPr>
          <w:rFonts w:ascii="宋体" w:hAnsi="宋体" w:hint="eastAsia"/>
          <w:sz w:val="24"/>
          <w:szCs w:val="24"/>
        </w:rPr>
        <w:t>等待</w:t>
      </w:r>
      <w:r w:rsidRPr="00547982">
        <w:rPr>
          <w:rFonts w:ascii="宋体" w:hAnsi="宋体"/>
          <w:sz w:val="24"/>
          <w:szCs w:val="24"/>
        </w:rPr>
        <w:t>系统显示该类别下的电影</w:t>
      </w:r>
    </w:p>
    <w:p w:rsidR="00E17C32" w:rsidRPr="00547982" w:rsidRDefault="00E17C32" w:rsidP="00E17C32">
      <w:pPr>
        <w:ind w:firstLine="420"/>
        <w:rPr>
          <w:rFonts w:ascii="宋体" w:hAnsi="宋体"/>
          <w:sz w:val="24"/>
          <w:szCs w:val="24"/>
        </w:rPr>
      </w:pPr>
      <w:r w:rsidRPr="00547982">
        <w:rPr>
          <w:rFonts w:ascii="宋体" w:hAnsi="宋体"/>
          <w:sz w:val="24"/>
          <w:szCs w:val="24"/>
        </w:rPr>
        <w:lastRenderedPageBreak/>
        <w:t>5.</w:t>
      </w:r>
      <w:r w:rsidRPr="00547982">
        <w:rPr>
          <w:rFonts w:ascii="宋体" w:hAnsi="宋体" w:hint="eastAsia"/>
          <w:sz w:val="24"/>
          <w:szCs w:val="24"/>
        </w:rPr>
        <w:t>查看该</w:t>
      </w:r>
      <w:r w:rsidRPr="00547982">
        <w:rPr>
          <w:rFonts w:ascii="宋体" w:hAnsi="宋体"/>
          <w:sz w:val="24"/>
          <w:szCs w:val="24"/>
        </w:rPr>
        <w:t>分类下的电影，若</w:t>
      </w:r>
      <w:r w:rsidRPr="00547982">
        <w:rPr>
          <w:rFonts w:ascii="宋体" w:hAnsi="宋体" w:hint="eastAsia"/>
          <w:sz w:val="24"/>
          <w:szCs w:val="24"/>
        </w:rPr>
        <w:t>使用</w:t>
      </w:r>
      <w:r w:rsidRPr="00547982">
        <w:rPr>
          <w:rFonts w:ascii="宋体" w:hAnsi="宋体"/>
          <w:sz w:val="24"/>
          <w:szCs w:val="24"/>
        </w:rPr>
        <w:t>搜索框，则跳转到第</w:t>
      </w:r>
      <w:r w:rsidRPr="00547982">
        <w:rPr>
          <w:rFonts w:ascii="宋体" w:hAnsi="宋体" w:hint="eastAsia"/>
          <w:sz w:val="24"/>
          <w:szCs w:val="24"/>
        </w:rPr>
        <w:t>6步</w:t>
      </w:r>
      <w:r w:rsidRPr="00547982">
        <w:rPr>
          <w:rFonts w:ascii="宋体" w:hAnsi="宋体"/>
          <w:sz w:val="24"/>
          <w:szCs w:val="24"/>
        </w:rPr>
        <w:t>，否则</w:t>
      </w:r>
      <w:r w:rsidRPr="00547982">
        <w:rPr>
          <w:rFonts w:ascii="宋体" w:hAnsi="宋体" w:hint="eastAsia"/>
          <w:sz w:val="24"/>
          <w:szCs w:val="24"/>
        </w:rPr>
        <w:t>跳转到</w:t>
      </w:r>
      <w:r w:rsidRPr="00547982">
        <w:rPr>
          <w:rFonts w:ascii="宋体" w:hAnsi="宋体"/>
          <w:sz w:val="24"/>
          <w:szCs w:val="24"/>
        </w:rPr>
        <w:t>第</w:t>
      </w:r>
      <w:r w:rsidRPr="00547982">
        <w:rPr>
          <w:rFonts w:ascii="宋体" w:hAnsi="宋体" w:hint="eastAsia"/>
          <w:sz w:val="24"/>
          <w:szCs w:val="24"/>
        </w:rPr>
        <w:t>8步</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6.用户</w:t>
      </w:r>
      <w:r w:rsidRPr="00547982">
        <w:rPr>
          <w:rFonts w:ascii="宋体" w:hAnsi="宋体"/>
          <w:sz w:val="24"/>
          <w:szCs w:val="24"/>
        </w:rPr>
        <w:t>在</w:t>
      </w:r>
      <w:r w:rsidRPr="00547982">
        <w:rPr>
          <w:rFonts w:ascii="宋体" w:hAnsi="宋体" w:hint="eastAsia"/>
          <w:sz w:val="24"/>
          <w:szCs w:val="24"/>
        </w:rPr>
        <w:t>搜索</w:t>
      </w:r>
      <w:r w:rsidRPr="00547982">
        <w:rPr>
          <w:rFonts w:ascii="宋体" w:hAnsi="宋体"/>
          <w:sz w:val="24"/>
          <w:szCs w:val="24"/>
        </w:rPr>
        <w:t>框中输入想要观看的电影</w:t>
      </w:r>
    </w:p>
    <w:p w:rsidR="00E17C32" w:rsidRPr="00547982" w:rsidRDefault="00E17C32" w:rsidP="00E17C32">
      <w:pPr>
        <w:ind w:firstLine="420"/>
        <w:rPr>
          <w:rFonts w:ascii="宋体" w:hAnsi="宋体"/>
          <w:sz w:val="24"/>
          <w:szCs w:val="24"/>
        </w:rPr>
      </w:pPr>
      <w:r w:rsidRPr="00547982">
        <w:rPr>
          <w:rFonts w:ascii="宋体" w:hAnsi="宋体"/>
          <w:sz w:val="24"/>
          <w:szCs w:val="24"/>
        </w:rPr>
        <w:t>7.系统</w:t>
      </w:r>
      <w:r w:rsidRPr="00547982">
        <w:rPr>
          <w:rFonts w:ascii="宋体" w:hAnsi="宋体" w:hint="eastAsia"/>
          <w:sz w:val="24"/>
          <w:szCs w:val="24"/>
        </w:rPr>
        <w:t>检索电影</w:t>
      </w:r>
      <w:r w:rsidRPr="00547982">
        <w:rPr>
          <w:rFonts w:ascii="宋体" w:hAnsi="宋体"/>
          <w:sz w:val="24"/>
          <w:szCs w:val="24"/>
        </w:rPr>
        <w:t>是否在该分类下，若该类别下没有</w:t>
      </w:r>
      <w:r w:rsidRPr="00547982">
        <w:rPr>
          <w:rFonts w:ascii="宋体" w:hAnsi="宋体" w:hint="eastAsia"/>
          <w:sz w:val="24"/>
          <w:szCs w:val="24"/>
        </w:rPr>
        <w:t>检索</w:t>
      </w:r>
      <w:r w:rsidRPr="00547982">
        <w:rPr>
          <w:rFonts w:ascii="宋体" w:hAnsi="宋体"/>
          <w:sz w:val="24"/>
          <w:szCs w:val="24"/>
        </w:rPr>
        <w:t>到匹配项，则提示该类别下没有搜索到用户</w:t>
      </w:r>
      <w:r w:rsidRPr="00547982">
        <w:rPr>
          <w:rFonts w:ascii="宋体" w:hAnsi="宋体" w:hint="eastAsia"/>
          <w:sz w:val="24"/>
          <w:szCs w:val="24"/>
        </w:rPr>
        <w:t>欲</w:t>
      </w:r>
      <w:r w:rsidRPr="00547982">
        <w:rPr>
          <w:rFonts w:ascii="宋体" w:hAnsi="宋体"/>
          <w:sz w:val="24"/>
          <w:szCs w:val="24"/>
        </w:rPr>
        <w:t>查找的电影，</w:t>
      </w:r>
      <w:r w:rsidRPr="00547982">
        <w:rPr>
          <w:rFonts w:ascii="宋体" w:hAnsi="宋体" w:hint="eastAsia"/>
          <w:sz w:val="24"/>
          <w:szCs w:val="24"/>
        </w:rPr>
        <w:t>若</w:t>
      </w:r>
      <w:r w:rsidRPr="00547982">
        <w:rPr>
          <w:rFonts w:ascii="宋体" w:hAnsi="宋体"/>
          <w:sz w:val="24"/>
          <w:szCs w:val="24"/>
        </w:rPr>
        <w:t>该类别下</w:t>
      </w:r>
      <w:r w:rsidRPr="00547982">
        <w:rPr>
          <w:rFonts w:ascii="宋体" w:hAnsi="宋体" w:hint="eastAsia"/>
          <w:sz w:val="24"/>
          <w:szCs w:val="24"/>
        </w:rPr>
        <w:t>检索到</w:t>
      </w:r>
      <w:r w:rsidRPr="00547982">
        <w:rPr>
          <w:rFonts w:ascii="宋体" w:hAnsi="宋体"/>
          <w:sz w:val="24"/>
          <w:szCs w:val="24"/>
        </w:rPr>
        <w:t>匹配项，则显示电影信息条目</w:t>
      </w:r>
    </w:p>
    <w:p w:rsidR="00E17C32" w:rsidRPr="00547982" w:rsidRDefault="00E17C32" w:rsidP="00E17C32">
      <w:pPr>
        <w:ind w:firstLine="420"/>
        <w:rPr>
          <w:rFonts w:ascii="宋体" w:hAnsi="宋体"/>
          <w:sz w:val="24"/>
          <w:szCs w:val="24"/>
        </w:rPr>
      </w:pPr>
      <w:r w:rsidRPr="00547982">
        <w:rPr>
          <w:rFonts w:ascii="宋体" w:hAnsi="宋体"/>
          <w:sz w:val="24"/>
          <w:szCs w:val="24"/>
        </w:rPr>
        <w:t>8.</w:t>
      </w:r>
      <w:r w:rsidRPr="00547982">
        <w:rPr>
          <w:rFonts w:ascii="宋体" w:hAnsi="宋体" w:hint="eastAsia"/>
          <w:sz w:val="24"/>
          <w:szCs w:val="24"/>
        </w:rPr>
        <w:t>查看</w:t>
      </w:r>
      <w:r w:rsidRPr="00547982">
        <w:rPr>
          <w:rFonts w:ascii="宋体" w:hAnsi="宋体"/>
          <w:sz w:val="24"/>
          <w:szCs w:val="24"/>
        </w:rPr>
        <w:t>电影信息条目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9.点击电影</w:t>
      </w:r>
      <w:r w:rsidRPr="00547982">
        <w:rPr>
          <w:rFonts w:ascii="宋体" w:hAnsi="宋体"/>
          <w:sz w:val="24"/>
          <w:szCs w:val="24"/>
        </w:rPr>
        <w:t>条目</w:t>
      </w:r>
    </w:p>
    <w:p w:rsidR="00E17C32" w:rsidRPr="00547982" w:rsidRDefault="00E17C32" w:rsidP="00E17C32">
      <w:pPr>
        <w:ind w:firstLine="420"/>
        <w:rPr>
          <w:rFonts w:ascii="宋体" w:hAnsi="宋体"/>
          <w:sz w:val="24"/>
          <w:szCs w:val="24"/>
        </w:rPr>
      </w:pPr>
      <w:r w:rsidRPr="00547982">
        <w:rPr>
          <w:rFonts w:ascii="宋体" w:hAnsi="宋体" w:hint="eastAsia"/>
          <w:sz w:val="24"/>
          <w:szCs w:val="24"/>
        </w:rPr>
        <w:t>10.显示</w:t>
      </w:r>
      <w:r w:rsidRPr="00547982">
        <w:rPr>
          <w:rFonts w:ascii="宋体" w:hAnsi="宋体"/>
          <w:sz w:val="24"/>
          <w:szCs w:val="24"/>
        </w:rPr>
        <w:t>电影信息页面</w:t>
      </w:r>
    </w:p>
    <w:p w:rsidR="00E17C32" w:rsidRPr="00547982" w:rsidRDefault="00E17C32" w:rsidP="00E17C32">
      <w:pPr>
        <w:rPr>
          <w:rFonts w:ascii="宋体" w:hAnsi="宋体"/>
          <w:sz w:val="24"/>
          <w:szCs w:val="24"/>
        </w:rPr>
      </w:pPr>
      <w:r w:rsidRPr="00547982">
        <w:rPr>
          <w:rFonts w:ascii="宋体" w:hAnsi="宋体" w:hint="eastAsia"/>
          <w:sz w:val="24"/>
          <w:szCs w:val="24"/>
        </w:rPr>
        <w:t>电影搜索活动图</w:t>
      </w:r>
      <w:r w:rsidRPr="00547982">
        <w:rPr>
          <w:rFonts w:ascii="宋体" w:hAnsi="宋体"/>
          <w:sz w:val="24"/>
          <w:szCs w:val="24"/>
        </w:rPr>
        <w:t>如下：</w:t>
      </w:r>
    </w:p>
    <w:p w:rsidR="00E17C32" w:rsidRPr="00547982" w:rsidRDefault="00E17C32" w:rsidP="00E17C32">
      <w:pPr>
        <w:jc w:val="center"/>
        <w:rPr>
          <w:rFonts w:ascii="宋体" w:hAnsi="宋体"/>
          <w:sz w:val="24"/>
          <w:szCs w:val="24"/>
        </w:rPr>
      </w:pPr>
      <w:r w:rsidRPr="00547982">
        <w:rPr>
          <w:rFonts w:ascii="宋体" w:hAnsi="宋体"/>
          <w:sz w:val="24"/>
          <w:szCs w:val="24"/>
        </w:rPr>
        <w:object w:dxaOrig="9450" w:dyaOrig="15825">
          <v:shape id="_x0000_i1040" type="#_x0000_t75" style="width:338.25pt;height:566.65pt" o:ole="">
            <v:imagedata r:id="rId37" o:title=""/>
          </v:shape>
          <o:OLEObject Type="Embed" ProgID="Visio.Drawing.15" ShapeID="_x0000_i1040" DrawAspect="Content" ObjectID="_1528792379" r:id="rId38"/>
        </w:object>
      </w:r>
    </w:p>
    <w:p w:rsidR="00E17C32" w:rsidRPr="00547982" w:rsidRDefault="00E17C32" w:rsidP="00E17C32">
      <w:pPr>
        <w:pStyle w:val="2"/>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后台管理子系统</w:t>
      </w:r>
    </w:p>
    <w:p w:rsidR="00E17C32" w:rsidRPr="00547982" w:rsidRDefault="00E17C32" w:rsidP="00E17C32">
      <w:pPr>
        <w:jc w:val="center"/>
        <w:rPr>
          <w:rFonts w:ascii="宋体" w:hAnsi="宋体"/>
          <w:sz w:val="24"/>
          <w:szCs w:val="24"/>
        </w:rPr>
      </w:pPr>
      <w:r w:rsidRPr="00547982">
        <w:rPr>
          <w:rFonts w:ascii="宋体" w:hAnsi="宋体"/>
          <w:sz w:val="24"/>
          <w:szCs w:val="24"/>
        </w:rPr>
        <w:object w:dxaOrig="6838" w:dyaOrig="8188">
          <v:shape id="_x0000_i1041" type="#_x0000_t75" style="width:329.25pt;height:394.15pt" o:ole="">
            <v:imagedata r:id="rId39" o:title=""/>
          </v:shape>
          <o:OLEObject Type="Embed" ProgID="Visio.Drawing.15" ShapeID="_x0000_i1041" DrawAspect="Content" ObjectID="_1528792380" r:id="rId40"/>
        </w:object>
      </w:r>
    </w:p>
    <w:p w:rsidR="00E17C32" w:rsidRPr="00547982" w:rsidRDefault="00E17C32" w:rsidP="00E17C32">
      <w:pPr>
        <w:ind w:firstLineChars="200" w:firstLine="480"/>
        <w:rPr>
          <w:rFonts w:ascii="宋体" w:hAnsi="宋体"/>
          <w:sz w:val="24"/>
          <w:szCs w:val="24"/>
        </w:rPr>
      </w:pPr>
      <w:r w:rsidRPr="00547982">
        <w:rPr>
          <w:rFonts w:ascii="宋体" w:hAnsi="宋体" w:hint="eastAsia"/>
          <w:sz w:val="24"/>
          <w:szCs w:val="24"/>
        </w:rPr>
        <w:t>后台管理子系统是管理员的相关操作功能，管理员能够对整个平台的数据进行查看删除修改等操作。如上图所示，后台管理子系统分为七个子模块，分别是： 电影上传、电影自动添加、电影修改、电影删除、用户信息查看、电影信息查看、数据报表查看。</w:t>
      </w:r>
    </w:p>
    <w:p w:rsidR="00E17C32" w:rsidRPr="00547982" w:rsidRDefault="00E17C32" w:rsidP="00E17C32">
      <w:pPr>
        <w:ind w:firstLineChars="200" w:firstLine="480"/>
        <w:rPr>
          <w:rFonts w:ascii="宋体" w:hAnsi="宋体"/>
          <w:sz w:val="24"/>
          <w:szCs w:val="24"/>
        </w:rPr>
      </w:pP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电影上传： 管理员手动上传数据库中没有的电影。</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电影自动添加： 服务器爬取其他电影信息网站（豆瓣等）上的新电影信息，将数据库中没有的电影和相关电影信息加入数据库。</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电影修改： 管理员搜索电影并修改电影信息。</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电影删除： 管理员搜索并删除电影。</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用户信息查看： 管理员可以查看每个用户的详细信息（不包括密码）。</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电影信息查看： 管理员可以查看每个电影的详细信息。</w:t>
      </w:r>
    </w:p>
    <w:p w:rsidR="00E17C32" w:rsidRPr="00547982" w:rsidRDefault="00E17C32" w:rsidP="00E17C32">
      <w:pPr>
        <w:pStyle w:val="a9"/>
        <w:numPr>
          <w:ilvl w:val="0"/>
          <w:numId w:val="6"/>
        </w:numPr>
        <w:ind w:firstLineChars="0"/>
        <w:rPr>
          <w:rFonts w:ascii="宋体" w:eastAsia="宋体" w:hAnsi="宋体"/>
          <w:sz w:val="24"/>
          <w:szCs w:val="24"/>
        </w:rPr>
      </w:pPr>
      <w:r w:rsidRPr="00547982">
        <w:rPr>
          <w:rFonts w:ascii="宋体" w:eastAsia="宋体" w:hAnsi="宋体" w:hint="eastAsia"/>
          <w:sz w:val="24"/>
          <w:szCs w:val="24"/>
        </w:rPr>
        <w:t>数据报表查看： 管理员可以查看网站数据库中各种数据的不同可视化报表（根据管理员的数据选择和样式选择即时生成相应的数据可视化报表）。</w:t>
      </w:r>
    </w:p>
    <w:p w:rsidR="00E17C32" w:rsidRPr="00547982" w:rsidRDefault="00E17C32" w:rsidP="00E17C32">
      <w:pPr>
        <w:ind w:firstLineChars="200" w:firstLine="480"/>
        <w:rPr>
          <w:rFonts w:ascii="宋体" w:hAnsi="宋体"/>
          <w:sz w:val="24"/>
          <w:szCs w:val="24"/>
        </w:rPr>
      </w:pP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1</w:t>
      </w:r>
      <w:r w:rsidRPr="00547982">
        <w:rPr>
          <w:rFonts w:hAnsi="宋体" w:hint="eastAsia"/>
          <w:sz w:val="24"/>
          <w:szCs w:val="24"/>
        </w:rPr>
        <w:t>电影上传</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管理员手动的将电影和电影的详细数据添加至数据库中，包括但不限于：电影名，简称，英文名，电影分类，导演，主演，上线时间，电影简介，电影预告片链接，电影链接。</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管理员上传电影具体流程如下：</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进入管理页面</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点击上传电影按钮</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系统跳转到电影上传页面</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管理员输入电影相关信息，点击上传</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系统判断信息填写是否符合规范，如不符合返回信息填写页面，如符合返回电影信息预览页面</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管理员确认电影信息页面，如有错误，点击取消返回信息填写页面，如确认则点击确认</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系统将电影信息写入数据库</w:t>
      </w:r>
    </w:p>
    <w:p w:rsidR="00E17C32" w:rsidRPr="00547982" w:rsidRDefault="00E17C32" w:rsidP="00E17C32">
      <w:pPr>
        <w:pStyle w:val="a9"/>
        <w:numPr>
          <w:ilvl w:val="0"/>
          <w:numId w:val="7"/>
        </w:numPr>
        <w:ind w:firstLineChars="0"/>
        <w:rPr>
          <w:rFonts w:ascii="宋体" w:eastAsia="宋体" w:hAnsi="宋体"/>
          <w:sz w:val="24"/>
          <w:szCs w:val="24"/>
        </w:rPr>
      </w:pPr>
      <w:r w:rsidRPr="00547982">
        <w:rPr>
          <w:rFonts w:ascii="宋体" w:eastAsia="宋体" w:hAnsi="宋体" w:hint="eastAsia"/>
          <w:sz w:val="24"/>
          <w:szCs w:val="24"/>
        </w:rPr>
        <w:t>返回管理页面。</w:t>
      </w:r>
    </w:p>
    <w:p w:rsidR="00E17C32" w:rsidRPr="00547982" w:rsidRDefault="00E17C32" w:rsidP="00E17C32">
      <w:pPr>
        <w:rPr>
          <w:rFonts w:ascii="宋体" w:hAnsi="宋体"/>
          <w:sz w:val="24"/>
          <w:szCs w:val="24"/>
        </w:rPr>
      </w:pPr>
    </w:p>
    <w:p w:rsidR="00E17C32" w:rsidRPr="00547982" w:rsidRDefault="00E17C32" w:rsidP="00E17C32">
      <w:pPr>
        <w:ind w:left="1260"/>
        <w:rPr>
          <w:rFonts w:ascii="宋体" w:hAnsi="宋体"/>
          <w:sz w:val="24"/>
          <w:szCs w:val="24"/>
        </w:rPr>
      </w:pPr>
      <w:r w:rsidRPr="00547982">
        <w:rPr>
          <w:rFonts w:ascii="宋体" w:hAnsi="宋体"/>
          <w:sz w:val="24"/>
          <w:szCs w:val="24"/>
        </w:rPr>
        <w:object w:dxaOrig="6580" w:dyaOrig="15573">
          <v:shape id="_x0000_i1042" type="#_x0000_t75" style="width:237pt;height:431.25pt" o:ole="">
            <v:imagedata r:id="rId41" o:title=""/>
          </v:shape>
          <o:OLEObject Type="Embed" ProgID="Visio.Drawing.15" ShapeID="_x0000_i1042" DrawAspect="Content" ObjectID="_1528792381" r:id="rId42"/>
        </w:object>
      </w: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2</w:t>
      </w:r>
      <w:r w:rsidRPr="00547982">
        <w:rPr>
          <w:rFonts w:hAnsi="宋体" w:hint="eastAsia"/>
          <w:sz w:val="24"/>
          <w:szCs w:val="24"/>
        </w:rPr>
        <w:t>电影自动添加</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自动爬取其他电影信息网的新电影数据，包括电影的详细数据，分类信息等，并把数据库中没有的电影加入数据库中。</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自动添加电影具体流程如下：</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进入管理页面</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点击上传自动添加电影按钮</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系统跳转到电影添加页面</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系统爬取其他电影网站的新电影数据</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将数据库中没有的电影显示到电影添加列表里</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管理员确认电影信息，点击确认。</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系统将列表中的电影信息写入数据库</w:t>
      </w:r>
    </w:p>
    <w:p w:rsidR="00E17C32" w:rsidRPr="00547982" w:rsidRDefault="00E17C32" w:rsidP="00E17C32">
      <w:pPr>
        <w:pStyle w:val="a9"/>
        <w:numPr>
          <w:ilvl w:val="0"/>
          <w:numId w:val="8"/>
        </w:numPr>
        <w:ind w:firstLineChars="0"/>
        <w:rPr>
          <w:rFonts w:ascii="宋体" w:eastAsia="宋体" w:hAnsi="宋体"/>
          <w:sz w:val="24"/>
          <w:szCs w:val="24"/>
        </w:rPr>
      </w:pPr>
      <w:r w:rsidRPr="00547982">
        <w:rPr>
          <w:rFonts w:ascii="宋体" w:eastAsia="宋体" w:hAnsi="宋体" w:hint="eastAsia"/>
          <w:sz w:val="24"/>
          <w:szCs w:val="24"/>
        </w:rPr>
        <w:t>返回管理页面。</w:t>
      </w:r>
    </w:p>
    <w:p w:rsidR="00E17C32" w:rsidRPr="00547982" w:rsidRDefault="00E17C32" w:rsidP="00E17C32">
      <w:pPr>
        <w:pStyle w:val="a9"/>
        <w:ind w:left="1620" w:firstLineChars="0" w:firstLine="0"/>
        <w:rPr>
          <w:rFonts w:ascii="宋体" w:eastAsia="宋体" w:hAnsi="宋体"/>
          <w:sz w:val="24"/>
          <w:szCs w:val="24"/>
        </w:rPr>
      </w:pPr>
    </w:p>
    <w:p w:rsidR="00E17C32" w:rsidRPr="00547982" w:rsidRDefault="00E17C32" w:rsidP="00E17C32">
      <w:pPr>
        <w:ind w:left="840" w:firstLine="420"/>
        <w:rPr>
          <w:rFonts w:ascii="宋体" w:hAnsi="宋体"/>
          <w:sz w:val="24"/>
          <w:szCs w:val="24"/>
        </w:rPr>
      </w:pPr>
      <w:r w:rsidRPr="00547982">
        <w:rPr>
          <w:rFonts w:ascii="宋体" w:hAnsi="宋体"/>
          <w:sz w:val="24"/>
          <w:szCs w:val="24"/>
        </w:rPr>
        <w:object w:dxaOrig="6935" w:dyaOrig="14846">
          <v:shape id="_x0000_i1043" type="#_x0000_t75" style="width:219pt;height:468.4pt" o:ole="">
            <v:imagedata r:id="rId43" o:title=""/>
          </v:shape>
          <o:OLEObject Type="Embed" ProgID="Visio.Drawing.15" ShapeID="_x0000_i1043" DrawAspect="Content" ObjectID="_1528792382" r:id="rId44"/>
        </w:object>
      </w: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3</w:t>
      </w:r>
      <w:r w:rsidRPr="00547982">
        <w:rPr>
          <w:rFonts w:hAnsi="宋体" w:hint="eastAsia"/>
          <w:sz w:val="24"/>
          <w:szCs w:val="24"/>
        </w:rPr>
        <w:t>电影修改</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管理员可以对数据库中的电影信息进行修改。</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管理员修改电影信息具体流程如下：</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进入管理界面</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点击电影修改按钮</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系统跳转到电影列表页面</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管理员搜索电影</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系统返回电影列表</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管理员点击电影项</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系统跳转到该电影信息页面</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管理员对电影信息进行修改，并点击确认</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系统判断信息是否符合规范，如不则返回到上一个页面，如是则弹出确认窗口</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管理员确认</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系统修改成功，更新数据库</w:t>
      </w:r>
    </w:p>
    <w:p w:rsidR="00E17C32" w:rsidRPr="00547982" w:rsidRDefault="00E17C32" w:rsidP="00E17C32">
      <w:pPr>
        <w:pStyle w:val="a9"/>
        <w:numPr>
          <w:ilvl w:val="0"/>
          <w:numId w:val="9"/>
        </w:numPr>
        <w:ind w:firstLineChars="0"/>
        <w:rPr>
          <w:rFonts w:ascii="宋体" w:eastAsia="宋体" w:hAnsi="宋体"/>
          <w:sz w:val="24"/>
          <w:szCs w:val="24"/>
        </w:rPr>
      </w:pPr>
      <w:r w:rsidRPr="00547982">
        <w:rPr>
          <w:rFonts w:ascii="宋体" w:eastAsia="宋体" w:hAnsi="宋体" w:hint="eastAsia"/>
          <w:sz w:val="24"/>
          <w:szCs w:val="24"/>
        </w:rPr>
        <w:t>返回管理页面</w:t>
      </w:r>
    </w:p>
    <w:p w:rsidR="00E17C32" w:rsidRPr="00547982" w:rsidRDefault="00E17C32" w:rsidP="00E17C32">
      <w:pPr>
        <w:ind w:left="1260"/>
        <w:rPr>
          <w:rFonts w:ascii="宋体" w:hAnsi="宋体"/>
          <w:sz w:val="24"/>
          <w:szCs w:val="24"/>
        </w:rPr>
      </w:pPr>
      <w:r w:rsidRPr="00547982">
        <w:rPr>
          <w:rFonts w:ascii="宋体" w:hAnsi="宋体"/>
          <w:sz w:val="24"/>
          <w:szCs w:val="24"/>
        </w:rPr>
        <w:object w:dxaOrig="6580" w:dyaOrig="20243">
          <v:shape id="_x0000_i1044" type="#_x0000_t75" style="width:138.4pt;height:427.15pt" o:ole="">
            <v:imagedata r:id="rId45" o:title=""/>
          </v:shape>
          <o:OLEObject Type="Embed" ProgID="Visio.Drawing.15" ShapeID="_x0000_i1044" DrawAspect="Content" ObjectID="_1528792383" r:id="rId46"/>
        </w:object>
      </w:r>
    </w:p>
    <w:p w:rsidR="00E17C32" w:rsidRPr="00547982" w:rsidRDefault="00E17C32" w:rsidP="00E17C32">
      <w:pPr>
        <w:pStyle w:val="3"/>
        <w:numPr>
          <w:ilvl w:val="0"/>
          <w:numId w:val="0"/>
        </w:numPr>
        <w:rPr>
          <w:rFonts w:hAnsi="宋体"/>
          <w:sz w:val="24"/>
          <w:szCs w:val="24"/>
        </w:rPr>
      </w:pPr>
      <w:r w:rsidRPr="00547982">
        <w:rPr>
          <w:rFonts w:hAnsi="宋体"/>
          <w:sz w:val="24"/>
          <w:szCs w:val="24"/>
        </w:rPr>
        <w:lastRenderedPageBreak/>
        <w:t>3</w:t>
      </w:r>
      <w:r w:rsidRPr="00547982">
        <w:rPr>
          <w:rFonts w:hAnsi="宋体" w:hint="eastAsia"/>
          <w:sz w:val="24"/>
          <w:szCs w:val="24"/>
          <w:highlight w:val="lightGray"/>
        </w:rPr>
        <w:t>.</w:t>
      </w:r>
      <w:r w:rsidRPr="00547982">
        <w:rPr>
          <w:rFonts w:hAnsi="宋体"/>
          <w:sz w:val="24"/>
          <w:szCs w:val="24"/>
        </w:rPr>
        <w:t>3</w:t>
      </w:r>
      <w:r w:rsidRPr="00547982">
        <w:rPr>
          <w:rFonts w:hAnsi="宋体" w:hint="eastAsia"/>
          <w:sz w:val="24"/>
          <w:szCs w:val="24"/>
          <w:highlight w:val="lightGray"/>
        </w:rPr>
        <w:t>.</w:t>
      </w:r>
      <w:r w:rsidRPr="00547982">
        <w:rPr>
          <w:rFonts w:hAnsi="宋体"/>
          <w:sz w:val="24"/>
          <w:szCs w:val="24"/>
        </w:rPr>
        <w:t>4</w:t>
      </w:r>
      <w:r w:rsidRPr="00547982">
        <w:rPr>
          <w:rFonts w:hAnsi="宋体" w:hint="eastAsia"/>
          <w:sz w:val="24"/>
          <w:szCs w:val="24"/>
        </w:rPr>
        <w:t>电影删除</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管理员可以对数据库中的电影进行删除操作。</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管理员删除电影信息具体流程如下：</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进入管理界面</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点击电影删除按钮</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系统跳转到电影列表页面</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管理员搜索电影</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系统返回电影列表</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管理员点击电影项</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系统跳转到该电影信息页面</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管理员点击删除按钮</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管理员确认</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删除成功，更新数据库</w:t>
      </w:r>
    </w:p>
    <w:p w:rsidR="00E17C32" w:rsidRPr="00547982" w:rsidRDefault="00E17C32" w:rsidP="00E17C32">
      <w:pPr>
        <w:pStyle w:val="a9"/>
        <w:numPr>
          <w:ilvl w:val="0"/>
          <w:numId w:val="10"/>
        </w:numPr>
        <w:ind w:firstLineChars="0"/>
        <w:rPr>
          <w:rFonts w:ascii="宋体" w:eastAsia="宋体" w:hAnsi="宋体"/>
          <w:sz w:val="24"/>
          <w:szCs w:val="24"/>
        </w:rPr>
      </w:pPr>
      <w:r w:rsidRPr="00547982">
        <w:rPr>
          <w:rFonts w:ascii="宋体" w:eastAsia="宋体" w:hAnsi="宋体" w:hint="eastAsia"/>
          <w:sz w:val="24"/>
          <w:szCs w:val="24"/>
        </w:rPr>
        <w:t>返回管理页面</w:t>
      </w:r>
    </w:p>
    <w:p w:rsidR="00E17C32" w:rsidRPr="00547982" w:rsidRDefault="00E17C32" w:rsidP="00E17C32">
      <w:pPr>
        <w:ind w:left="1260"/>
        <w:rPr>
          <w:rFonts w:ascii="宋体" w:hAnsi="宋体"/>
          <w:sz w:val="24"/>
          <w:szCs w:val="24"/>
        </w:rPr>
      </w:pPr>
      <w:r w:rsidRPr="00547982">
        <w:rPr>
          <w:rFonts w:ascii="宋体" w:hAnsi="宋体"/>
          <w:sz w:val="24"/>
          <w:szCs w:val="24"/>
        </w:rPr>
        <w:object w:dxaOrig="6580" w:dyaOrig="17919">
          <v:shape id="_x0000_i1045" type="#_x0000_t75" style="width:170.25pt;height:465.75pt" o:ole="">
            <v:imagedata r:id="rId47" o:title=""/>
          </v:shape>
          <o:OLEObject Type="Embed" ProgID="Visio.Drawing.15" ShapeID="_x0000_i1045" DrawAspect="Content" ObjectID="_1528792384" r:id="rId48"/>
        </w:object>
      </w: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5</w:t>
      </w:r>
      <w:r w:rsidRPr="00547982">
        <w:rPr>
          <w:rFonts w:hAnsi="宋体" w:hint="eastAsia"/>
          <w:sz w:val="24"/>
          <w:szCs w:val="24"/>
        </w:rPr>
        <w:t>用户信息查看</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管理员可以查看数据库中的用户的详细信息。</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管理员查看用户信息具体流程如下：</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进入管理界面</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管理员点击用户信息按钮</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系统跳转到用户列表界面</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管理员搜索用户名或用户id</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系统返回搜索列表</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管理员点击用户项</w:t>
      </w:r>
    </w:p>
    <w:p w:rsidR="00E17C32" w:rsidRPr="00547982" w:rsidRDefault="00E17C32" w:rsidP="00E17C32">
      <w:pPr>
        <w:pStyle w:val="a9"/>
        <w:numPr>
          <w:ilvl w:val="0"/>
          <w:numId w:val="11"/>
        </w:numPr>
        <w:ind w:firstLineChars="0"/>
        <w:rPr>
          <w:rFonts w:ascii="宋体" w:eastAsia="宋体" w:hAnsi="宋体"/>
          <w:sz w:val="24"/>
          <w:szCs w:val="24"/>
        </w:rPr>
      </w:pPr>
      <w:r w:rsidRPr="00547982">
        <w:rPr>
          <w:rFonts w:ascii="宋体" w:eastAsia="宋体" w:hAnsi="宋体" w:hint="eastAsia"/>
          <w:sz w:val="24"/>
          <w:szCs w:val="24"/>
        </w:rPr>
        <w:t>系统跳转到用户详细信息页面</w:t>
      </w:r>
    </w:p>
    <w:p w:rsidR="00E17C32" w:rsidRPr="00547982" w:rsidRDefault="00E17C32" w:rsidP="00E17C32">
      <w:pPr>
        <w:rPr>
          <w:rFonts w:ascii="宋体" w:hAnsi="宋体"/>
          <w:sz w:val="24"/>
          <w:szCs w:val="24"/>
        </w:rPr>
      </w:pPr>
    </w:p>
    <w:p w:rsidR="00E17C32" w:rsidRPr="00547982" w:rsidRDefault="00E17C32" w:rsidP="00E17C32">
      <w:pPr>
        <w:ind w:left="840" w:firstLine="420"/>
        <w:rPr>
          <w:rFonts w:ascii="宋体" w:hAnsi="宋体"/>
          <w:sz w:val="24"/>
          <w:szCs w:val="24"/>
        </w:rPr>
      </w:pPr>
      <w:r w:rsidRPr="00547982">
        <w:rPr>
          <w:rFonts w:ascii="宋体" w:hAnsi="宋体"/>
          <w:sz w:val="24"/>
          <w:szCs w:val="24"/>
        </w:rPr>
        <w:object w:dxaOrig="6580" w:dyaOrig="11126">
          <v:shape id="_x0000_i1046" type="#_x0000_t75" style="width:292.15pt;height:493.5pt" o:ole="">
            <v:imagedata r:id="rId49" o:title=""/>
          </v:shape>
          <o:OLEObject Type="Embed" ProgID="Visio.Drawing.15" ShapeID="_x0000_i1046" DrawAspect="Content" ObjectID="_1528792385" r:id="rId50"/>
        </w:object>
      </w: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6</w:t>
      </w:r>
      <w:r w:rsidRPr="00547982">
        <w:rPr>
          <w:rFonts w:hAnsi="宋体" w:hint="eastAsia"/>
          <w:sz w:val="24"/>
          <w:szCs w:val="24"/>
        </w:rPr>
        <w:t>电影信息查看</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管理员可以查看数据库中的电影的详细信息。</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管理员查看电影信息具体流程如下：</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进入管理界面</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管理员点击电影信息按钮</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系统跳转到电影列表界面</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管理员搜索电影</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系统返回搜索列表</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管理员点击电影项</w:t>
      </w:r>
    </w:p>
    <w:p w:rsidR="00E17C32" w:rsidRPr="00547982" w:rsidRDefault="00E17C32" w:rsidP="00E17C32">
      <w:pPr>
        <w:pStyle w:val="a9"/>
        <w:numPr>
          <w:ilvl w:val="0"/>
          <w:numId w:val="12"/>
        </w:numPr>
        <w:ind w:firstLineChars="0"/>
        <w:rPr>
          <w:rFonts w:ascii="宋体" w:eastAsia="宋体" w:hAnsi="宋体"/>
          <w:sz w:val="24"/>
          <w:szCs w:val="24"/>
        </w:rPr>
      </w:pPr>
      <w:r w:rsidRPr="00547982">
        <w:rPr>
          <w:rFonts w:ascii="宋体" w:eastAsia="宋体" w:hAnsi="宋体" w:hint="eastAsia"/>
          <w:sz w:val="24"/>
          <w:szCs w:val="24"/>
        </w:rPr>
        <w:t>系统跳转到电影详细信息页面</w:t>
      </w:r>
    </w:p>
    <w:p w:rsidR="00E17C32" w:rsidRPr="00547982" w:rsidRDefault="00E17C32" w:rsidP="00E17C32">
      <w:pPr>
        <w:ind w:left="1260"/>
        <w:rPr>
          <w:rFonts w:ascii="宋体" w:hAnsi="宋体"/>
          <w:sz w:val="24"/>
          <w:szCs w:val="24"/>
        </w:rPr>
      </w:pPr>
      <w:r w:rsidRPr="00547982">
        <w:rPr>
          <w:rFonts w:ascii="宋体" w:hAnsi="宋体"/>
          <w:sz w:val="24"/>
          <w:szCs w:val="24"/>
        </w:rPr>
        <w:object w:dxaOrig="6580" w:dyaOrig="11126">
          <v:shape id="_x0000_i1047" type="#_x0000_t75" style="width:311.65pt;height:526.15pt" o:ole="">
            <v:imagedata r:id="rId51" o:title=""/>
          </v:shape>
          <o:OLEObject Type="Embed" ProgID="Visio.Drawing.15" ShapeID="_x0000_i1047" DrawAspect="Content" ObjectID="_1528792386" r:id="rId52"/>
        </w:object>
      </w:r>
    </w:p>
    <w:p w:rsidR="00E17C32" w:rsidRPr="00547982" w:rsidRDefault="00E17C32" w:rsidP="00E17C32">
      <w:pPr>
        <w:pStyle w:val="3"/>
        <w:numPr>
          <w:ilvl w:val="0"/>
          <w:numId w:val="0"/>
        </w:numPr>
        <w:rPr>
          <w:rFonts w:hAnsi="宋体"/>
          <w:sz w:val="24"/>
          <w:szCs w:val="24"/>
        </w:rPr>
      </w:pPr>
      <w:r w:rsidRPr="00547982">
        <w:rPr>
          <w:rFonts w:hAnsi="宋体" w:hint="eastAsia"/>
          <w:sz w:val="24"/>
          <w:szCs w:val="24"/>
        </w:rPr>
        <w:lastRenderedPageBreak/>
        <w:t>3.</w:t>
      </w:r>
      <w:r w:rsidRPr="00547982">
        <w:rPr>
          <w:rFonts w:hAnsi="宋体"/>
          <w:sz w:val="24"/>
          <w:szCs w:val="24"/>
        </w:rPr>
        <w:t>3</w:t>
      </w:r>
      <w:r w:rsidRPr="00547982">
        <w:rPr>
          <w:rFonts w:hAnsi="宋体" w:hint="eastAsia"/>
          <w:sz w:val="24"/>
          <w:szCs w:val="24"/>
        </w:rPr>
        <w:t>.</w:t>
      </w:r>
      <w:r w:rsidRPr="00547982">
        <w:rPr>
          <w:rFonts w:hAnsi="宋体"/>
          <w:sz w:val="24"/>
          <w:szCs w:val="24"/>
        </w:rPr>
        <w:t>7</w:t>
      </w:r>
      <w:r w:rsidRPr="00547982">
        <w:rPr>
          <w:rFonts w:hAnsi="宋体" w:hint="eastAsia"/>
          <w:sz w:val="24"/>
          <w:szCs w:val="24"/>
        </w:rPr>
        <w:t>数据报表查看</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管理员可以查看数据库中各项数据的可视乎报表，可以选择数据项和图表类型，生成可视化图表。</w:t>
      </w:r>
    </w:p>
    <w:p w:rsidR="00E17C32" w:rsidRPr="00547982" w:rsidRDefault="00E17C32" w:rsidP="00E17C32">
      <w:pPr>
        <w:ind w:left="420" w:firstLine="420"/>
        <w:rPr>
          <w:rFonts w:ascii="宋体" w:hAnsi="宋体"/>
          <w:sz w:val="24"/>
          <w:szCs w:val="24"/>
        </w:rPr>
      </w:pPr>
      <w:r w:rsidRPr="00547982">
        <w:rPr>
          <w:rFonts w:ascii="宋体" w:hAnsi="宋体" w:hint="eastAsia"/>
          <w:sz w:val="24"/>
          <w:szCs w:val="24"/>
        </w:rPr>
        <w:t>管理员查看数据报表具体流程如下：</w:t>
      </w:r>
    </w:p>
    <w:p w:rsidR="00E17C32" w:rsidRPr="00547982" w:rsidRDefault="00E17C32" w:rsidP="00E17C32">
      <w:pPr>
        <w:pStyle w:val="a9"/>
        <w:numPr>
          <w:ilvl w:val="0"/>
          <w:numId w:val="13"/>
        </w:numPr>
        <w:ind w:firstLineChars="0"/>
        <w:rPr>
          <w:rFonts w:ascii="宋体" w:eastAsia="宋体" w:hAnsi="宋体"/>
          <w:sz w:val="24"/>
          <w:szCs w:val="24"/>
        </w:rPr>
      </w:pPr>
      <w:r w:rsidRPr="00547982">
        <w:rPr>
          <w:rFonts w:ascii="宋体" w:eastAsia="宋体" w:hAnsi="宋体" w:hint="eastAsia"/>
          <w:sz w:val="24"/>
          <w:szCs w:val="24"/>
        </w:rPr>
        <w:t>进入管理界面</w:t>
      </w:r>
    </w:p>
    <w:p w:rsidR="00E17C32" w:rsidRPr="00547982" w:rsidRDefault="00E17C32" w:rsidP="00E17C32">
      <w:pPr>
        <w:pStyle w:val="a9"/>
        <w:numPr>
          <w:ilvl w:val="0"/>
          <w:numId w:val="13"/>
        </w:numPr>
        <w:ind w:firstLineChars="0"/>
        <w:rPr>
          <w:rFonts w:ascii="宋体" w:eastAsia="宋体" w:hAnsi="宋体"/>
          <w:sz w:val="24"/>
          <w:szCs w:val="24"/>
        </w:rPr>
      </w:pPr>
      <w:r w:rsidRPr="00547982">
        <w:rPr>
          <w:rFonts w:ascii="宋体" w:eastAsia="宋体" w:hAnsi="宋体" w:hint="eastAsia"/>
          <w:sz w:val="24"/>
          <w:szCs w:val="24"/>
        </w:rPr>
        <w:t>点击数据报表</w:t>
      </w:r>
    </w:p>
    <w:p w:rsidR="00E17C32" w:rsidRPr="00547982" w:rsidRDefault="00E17C32" w:rsidP="00E17C32">
      <w:pPr>
        <w:pStyle w:val="a9"/>
        <w:numPr>
          <w:ilvl w:val="0"/>
          <w:numId w:val="13"/>
        </w:numPr>
        <w:ind w:firstLineChars="0"/>
        <w:rPr>
          <w:rFonts w:ascii="宋体" w:eastAsia="宋体" w:hAnsi="宋体"/>
          <w:sz w:val="24"/>
          <w:szCs w:val="24"/>
        </w:rPr>
      </w:pPr>
      <w:r w:rsidRPr="00547982">
        <w:rPr>
          <w:rFonts w:ascii="宋体" w:eastAsia="宋体" w:hAnsi="宋体" w:hint="eastAsia"/>
          <w:sz w:val="24"/>
          <w:szCs w:val="24"/>
        </w:rPr>
        <w:t>系统跳转到报表页面</w:t>
      </w:r>
    </w:p>
    <w:p w:rsidR="00E17C32" w:rsidRPr="00547982" w:rsidRDefault="00E17C32" w:rsidP="00E17C32">
      <w:pPr>
        <w:pStyle w:val="a9"/>
        <w:numPr>
          <w:ilvl w:val="0"/>
          <w:numId w:val="13"/>
        </w:numPr>
        <w:ind w:firstLineChars="0"/>
        <w:rPr>
          <w:rFonts w:ascii="宋体" w:eastAsia="宋体" w:hAnsi="宋体"/>
          <w:sz w:val="24"/>
          <w:szCs w:val="24"/>
        </w:rPr>
      </w:pPr>
      <w:r w:rsidRPr="00547982">
        <w:rPr>
          <w:rFonts w:ascii="宋体" w:eastAsia="宋体" w:hAnsi="宋体" w:hint="eastAsia"/>
          <w:sz w:val="24"/>
          <w:szCs w:val="24"/>
        </w:rPr>
        <w:t>管理员选择数据项和图表类型</w:t>
      </w:r>
    </w:p>
    <w:p w:rsidR="00E17C32" w:rsidRPr="00547982" w:rsidRDefault="00E17C32" w:rsidP="00E17C32">
      <w:pPr>
        <w:pStyle w:val="a9"/>
        <w:numPr>
          <w:ilvl w:val="0"/>
          <w:numId w:val="13"/>
        </w:numPr>
        <w:ind w:firstLineChars="0"/>
        <w:rPr>
          <w:rFonts w:ascii="宋体" w:eastAsia="宋体" w:hAnsi="宋体"/>
          <w:sz w:val="24"/>
          <w:szCs w:val="24"/>
        </w:rPr>
      </w:pPr>
      <w:r w:rsidRPr="00547982">
        <w:rPr>
          <w:rFonts w:ascii="宋体" w:eastAsia="宋体" w:hAnsi="宋体" w:hint="eastAsia"/>
          <w:sz w:val="24"/>
          <w:szCs w:val="24"/>
        </w:rPr>
        <w:t>系统即时生成可视化报表，返回数据可视化页面</w:t>
      </w:r>
    </w:p>
    <w:p w:rsidR="00E17C32" w:rsidRPr="00547982" w:rsidRDefault="00E17C32" w:rsidP="00E17C32">
      <w:pPr>
        <w:ind w:left="1260"/>
        <w:rPr>
          <w:rFonts w:ascii="宋体" w:hAnsi="宋体"/>
          <w:sz w:val="24"/>
          <w:szCs w:val="24"/>
        </w:rPr>
      </w:pPr>
    </w:p>
    <w:p w:rsidR="00E17C32" w:rsidRPr="00547982" w:rsidRDefault="00E17C32" w:rsidP="00E17C32">
      <w:pPr>
        <w:spacing w:line="360" w:lineRule="auto"/>
        <w:ind w:left="420"/>
        <w:jc w:val="both"/>
        <w:rPr>
          <w:rFonts w:ascii="宋体" w:hAnsi="宋体"/>
          <w:sz w:val="24"/>
          <w:szCs w:val="24"/>
        </w:rPr>
      </w:pPr>
      <w:r w:rsidRPr="00547982">
        <w:rPr>
          <w:rFonts w:ascii="宋体" w:hAnsi="宋体"/>
          <w:sz w:val="24"/>
          <w:szCs w:val="24"/>
        </w:rPr>
        <w:object w:dxaOrig="6580" w:dyaOrig="8606">
          <v:shape id="_x0000_i1048" type="#_x0000_t75" style="width:328.5pt;height:430.15pt" o:ole="">
            <v:imagedata r:id="rId53" o:title=""/>
          </v:shape>
          <o:OLEObject Type="Embed" ProgID="Visio.Drawing.15" ShapeID="_x0000_i1048" DrawAspect="Content" ObjectID="_1528792387" r:id="rId54"/>
        </w:object>
      </w:r>
    </w:p>
    <w:p w:rsidR="00E17C32" w:rsidRPr="00547982" w:rsidRDefault="00E17C32" w:rsidP="00E17C32">
      <w:pPr>
        <w:spacing w:line="360" w:lineRule="auto"/>
        <w:ind w:left="420"/>
        <w:jc w:val="both"/>
        <w:rPr>
          <w:rFonts w:ascii="宋体" w:hAnsi="宋体"/>
          <w:sz w:val="24"/>
          <w:szCs w:val="24"/>
        </w:rPr>
      </w:pPr>
      <w:r w:rsidRPr="00547982">
        <w:rPr>
          <w:rFonts w:ascii="宋体" w:hAnsi="宋体"/>
          <w:sz w:val="24"/>
          <w:szCs w:val="24"/>
        </w:rPr>
        <w:t>3</w:t>
      </w:r>
      <w:r w:rsidRPr="00547982">
        <w:rPr>
          <w:rFonts w:ascii="宋体" w:hAnsi="宋体" w:hint="eastAsia"/>
          <w:sz w:val="24"/>
          <w:szCs w:val="24"/>
        </w:rPr>
        <w:t>.</w:t>
      </w:r>
      <w:r w:rsidRPr="00547982">
        <w:rPr>
          <w:rFonts w:ascii="宋体" w:hAnsi="宋体"/>
          <w:sz w:val="24"/>
          <w:szCs w:val="24"/>
        </w:rPr>
        <w:t>4</w:t>
      </w:r>
      <w:r w:rsidRPr="00547982">
        <w:rPr>
          <w:rFonts w:ascii="宋体" w:hAnsi="宋体" w:hint="eastAsia"/>
          <w:sz w:val="24"/>
          <w:szCs w:val="24"/>
        </w:rPr>
        <w:t>电影推荐子系统</w:t>
      </w:r>
    </w:p>
    <w:p w:rsidR="002C250E" w:rsidRPr="00547982" w:rsidRDefault="002C250E" w:rsidP="00E17C32">
      <w:pPr>
        <w:spacing w:line="360" w:lineRule="auto"/>
        <w:ind w:left="420"/>
        <w:jc w:val="both"/>
        <w:rPr>
          <w:rFonts w:ascii="宋体" w:hAnsi="宋体"/>
          <w:sz w:val="24"/>
          <w:szCs w:val="24"/>
        </w:rPr>
      </w:pPr>
      <w:r w:rsidRPr="00547982">
        <w:rPr>
          <w:sz w:val="24"/>
          <w:szCs w:val="24"/>
        </w:rPr>
        <w:object w:dxaOrig="8291" w:dyaOrig="8971">
          <v:shape id="_x0000_i1049" type="#_x0000_t75" style="width:414.4pt;height:448.5pt" o:ole="">
            <v:imagedata r:id="rId55" o:title=""/>
          </v:shape>
          <o:OLEObject Type="Embed" ProgID="Visio.Drawing.15" ShapeID="_x0000_i1049" DrawAspect="Content" ObjectID="_1528792388" r:id="rId56"/>
        </w:object>
      </w:r>
    </w:p>
    <w:p w:rsidR="00E17C32" w:rsidRPr="00547982" w:rsidRDefault="00E17C32" w:rsidP="00E17C32">
      <w:pPr>
        <w:rPr>
          <w:rFonts w:ascii="宋体" w:hAnsi="宋体"/>
          <w:sz w:val="24"/>
          <w:szCs w:val="24"/>
        </w:rPr>
      </w:pPr>
      <w:r w:rsidRPr="00547982">
        <w:rPr>
          <w:rFonts w:ascii="宋体" w:hAnsi="宋体"/>
          <w:sz w:val="24"/>
          <w:szCs w:val="24"/>
        </w:rPr>
        <w:tab/>
        <w:t>3</w:t>
      </w:r>
      <w:r w:rsidRPr="00547982">
        <w:rPr>
          <w:rFonts w:ascii="宋体" w:hAnsi="宋体" w:hint="eastAsia"/>
          <w:sz w:val="24"/>
          <w:szCs w:val="24"/>
        </w:rPr>
        <w:t>.</w:t>
      </w:r>
      <w:r w:rsidRPr="00547982">
        <w:rPr>
          <w:rFonts w:ascii="宋体" w:hAnsi="宋体"/>
          <w:sz w:val="24"/>
          <w:szCs w:val="24"/>
        </w:rPr>
        <w:t>4</w:t>
      </w:r>
      <w:r w:rsidRPr="00547982">
        <w:rPr>
          <w:rFonts w:ascii="宋体" w:hAnsi="宋体" w:hint="eastAsia"/>
          <w:sz w:val="24"/>
          <w:szCs w:val="24"/>
        </w:rPr>
        <w:t>.</w:t>
      </w:r>
      <w:r w:rsidRPr="00547982">
        <w:rPr>
          <w:rFonts w:ascii="宋体" w:hAnsi="宋体"/>
          <w:sz w:val="24"/>
          <w:szCs w:val="24"/>
        </w:rPr>
        <w:t xml:space="preserve">1 </w:t>
      </w:r>
      <w:r w:rsidRPr="00547982">
        <w:rPr>
          <w:rFonts w:ascii="宋体" w:hAnsi="宋体" w:hint="eastAsia"/>
          <w:sz w:val="24"/>
          <w:szCs w:val="24"/>
        </w:rPr>
        <w:t>榜单功能</w:t>
      </w:r>
    </w:p>
    <w:p w:rsidR="00E17C32" w:rsidRPr="00547982" w:rsidRDefault="002C250E"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t>1</w:t>
      </w:r>
      <w:r w:rsidRPr="00547982">
        <w:rPr>
          <w:rFonts w:ascii="宋体" w:hAnsi="宋体" w:hint="eastAsia"/>
          <w:sz w:val="24"/>
          <w:szCs w:val="24"/>
        </w:rPr>
        <w:t>.</w:t>
      </w:r>
      <w:r w:rsidR="00E17C32" w:rsidRPr="00547982">
        <w:rPr>
          <w:rFonts w:ascii="宋体" w:hAnsi="宋体" w:hint="eastAsia"/>
          <w:sz w:val="24"/>
          <w:szCs w:val="24"/>
        </w:rPr>
        <w:t>提供电影榜单统计功能；</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2</w:t>
      </w:r>
      <w:r w:rsidR="002C250E" w:rsidRPr="00547982">
        <w:rPr>
          <w:rFonts w:ascii="宋体" w:hAnsi="宋体" w:hint="eastAsia"/>
          <w:sz w:val="24"/>
          <w:szCs w:val="24"/>
        </w:rPr>
        <w:t>.</w:t>
      </w:r>
      <w:r w:rsidRPr="00547982">
        <w:rPr>
          <w:rFonts w:ascii="宋体" w:hAnsi="宋体" w:hint="eastAsia"/>
          <w:sz w:val="24"/>
          <w:szCs w:val="24"/>
        </w:rPr>
        <w:t>榜单数据由用户评分决定，用户对数据库中电影进行评分，系统根据综合评分给出电影榜单数据；</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3</w:t>
      </w:r>
      <w:r w:rsidR="002C250E" w:rsidRPr="00547982">
        <w:rPr>
          <w:rFonts w:ascii="宋体" w:hAnsi="宋体" w:hint="eastAsia"/>
          <w:sz w:val="24"/>
          <w:szCs w:val="24"/>
        </w:rPr>
        <w:t>.</w:t>
      </w:r>
      <w:r w:rsidRPr="00547982">
        <w:rPr>
          <w:rFonts w:ascii="宋体" w:hAnsi="宋体" w:hint="eastAsia"/>
          <w:sz w:val="24"/>
          <w:szCs w:val="24"/>
        </w:rPr>
        <w:t>电影榜单实时更新，根据新电影更新及用户评分变化而变化；</w:t>
      </w:r>
    </w:p>
    <w:p w:rsidR="002C250E" w:rsidRPr="00547982" w:rsidRDefault="002C250E"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t>4</w:t>
      </w:r>
      <w:r w:rsidRPr="00547982">
        <w:rPr>
          <w:rFonts w:ascii="宋体" w:hAnsi="宋体" w:hint="eastAsia"/>
          <w:sz w:val="24"/>
          <w:szCs w:val="24"/>
        </w:rPr>
        <w:t>．用户点击榜单，即可看到电影榜单列表</w:t>
      </w:r>
      <w:r w:rsidR="00EC7EBE" w:rsidRPr="00547982">
        <w:rPr>
          <w:rFonts w:ascii="宋体" w:hAnsi="宋体" w:hint="eastAsia"/>
          <w:sz w:val="24"/>
          <w:szCs w:val="24"/>
        </w:rPr>
        <w:t>；</w:t>
      </w:r>
    </w:p>
    <w:p w:rsidR="00E17C32" w:rsidRPr="00547982" w:rsidRDefault="002C250E" w:rsidP="00E17C32">
      <w:pPr>
        <w:rPr>
          <w:rFonts w:ascii="宋体" w:hAnsi="宋体"/>
          <w:sz w:val="24"/>
          <w:szCs w:val="24"/>
        </w:rPr>
      </w:pPr>
      <w:r w:rsidRPr="00547982">
        <w:rPr>
          <w:sz w:val="24"/>
          <w:szCs w:val="24"/>
        </w:rPr>
        <w:object w:dxaOrig="10974" w:dyaOrig="10827">
          <v:shape id="_x0000_i1050" type="#_x0000_t75" style="width:414.75pt;height:409.15pt" o:ole="">
            <v:imagedata r:id="rId57" o:title=""/>
          </v:shape>
          <o:OLEObject Type="Embed" ProgID="Visio.Drawing.15" ShapeID="_x0000_i1050" DrawAspect="Content" ObjectID="_1528792389" r:id="rId58"/>
        </w:object>
      </w:r>
    </w:p>
    <w:p w:rsidR="00E17C32" w:rsidRPr="00547982" w:rsidRDefault="00FE35B0" w:rsidP="00E17C32">
      <w:pPr>
        <w:jc w:val="center"/>
        <w:rPr>
          <w:rFonts w:ascii="宋体" w:hAnsi="宋体"/>
          <w:sz w:val="24"/>
          <w:szCs w:val="24"/>
        </w:rPr>
      </w:pPr>
      <w:r>
        <w:rPr>
          <w:rFonts w:ascii="宋体" w:hAnsi="宋体" w:hint="eastAsia"/>
          <w:sz w:val="24"/>
          <w:szCs w:val="24"/>
        </w:rPr>
        <w:t>榜单功能活动</w:t>
      </w:r>
      <w:r w:rsidR="00E17C32" w:rsidRPr="00547982">
        <w:rPr>
          <w:rFonts w:ascii="宋体" w:hAnsi="宋体" w:hint="eastAsia"/>
          <w:sz w:val="24"/>
          <w:szCs w:val="24"/>
        </w:rPr>
        <w:t>图</w:t>
      </w:r>
    </w:p>
    <w:p w:rsidR="00E17C32" w:rsidRPr="00547982" w:rsidRDefault="00E17C32" w:rsidP="00E17C32">
      <w:pPr>
        <w:rPr>
          <w:rFonts w:ascii="宋体" w:hAnsi="宋体"/>
          <w:sz w:val="24"/>
          <w:szCs w:val="24"/>
        </w:rPr>
      </w:pPr>
      <w:r w:rsidRPr="00547982">
        <w:rPr>
          <w:rFonts w:ascii="宋体" w:hAnsi="宋体"/>
          <w:sz w:val="24"/>
          <w:szCs w:val="24"/>
        </w:rPr>
        <w:tab/>
        <w:t>3</w:t>
      </w:r>
      <w:r w:rsidRPr="00547982">
        <w:rPr>
          <w:rFonts w:ascii="宋体" w:hAnsi="宋体" w:hint="eastAsia"/>
          <w:sz w:val="24"/>
          <w:szCs w:val="24"/>
        </w:rPr>
        <w:t>.</w:t>
      </w:r>
      <w:r w:rsidRPr="00547982">
        <w:rPr>
          <w:rFonts w:ascii="宋体" w:hAnsi="宋体"/>
          <w:sz w:val="24"/>
          <w:szCs w:val="24"/>
        </w:rPr>
        <w:t>4</w:t>
      </w:r>
      <w:r w:rsidRPr="00547982">
        <w:rPr>
          <w:rFonts w:ascii="宋体" w:hAnsi="宋体" w:hint="eastAsia"/>
          <w:sz w:val="24"/>
          <w:szCs w:val="24"/>
        </w:rPr>
        <w:t>.</w:t>
      </w:r>
      <w:r w:rsidRPr="00547982">
        <w:rPr>
          <w:rFonts w:ascii="宋体" w:hAnsi="宋体"/>
          <w:sz w:val="24"/>
          <w:szCs w:val="24"/>
        </w:rPr>
        <w:t>2</w:t>
      </w:r>
      <w:r w:rsidRPr="00547982">
        <w:rPr>
          <w:rFonts w:ascii="宋体" w:hAnsi="宋体" w:hint="eastAsia"/>
          <w:sz w:val="24"/>
          <w:szCs w:val="24"/>
        </w:rPr>
        <w:t>票房功能</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hint="eastAsia"/>
          <w:sz w:val="24"/>
          <w:szCs w:val="24"/>
        </w:rPr>
        <w:t>1.</w:t>
      </w:r>
      <w:r w:rsidRPr="00547982">
        <w:rPr>
          <w:rFonts w:ascii="宋体" w:hAnsi="宋体" w:hint="eastAsia"/>
          <w:sz w:val="24"/>
          <w:szCs w:val="24"/>
        </w:rPr>
        <w:t>实现最近电影的票房数据；</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2</w:t>
      </w:r>
      <w:r w:rsidR="002C250E" w:rsidRPr="00547982">
        <w:rPr>
          <w:rFonts w:ascii="宋体" w:hAnsi="宋体" w:hint="eastAsia"/>
          <w:sz w:val="24"/>
          <w:szCs w:val="24"/>
        </w:rPr>
        <w:t>.</w:t>
      </w:r>
      <w:r w:rsidRPr="00547982">
        <w:rPr>
          <w:rFonts w:ascii="宋体" w:hAnsi="宋体" w:hint="eastAsia"/>
          <w:sz w:val="24"/>
          <w:szCs w:val="24"/>
        </w:rPr>
        <w:t>从外部网站爬取近期票房数据，保证数据实时更新；</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3</w:t>
      </w:r>
      <w:r w:rsidR="002C250E" w:rsidRPr="00547982">
        <w:rPr>
          <w:rFonts w:ascii="宋体" w:hAnsi="宋体" w:hint="eastAsia"/>
          <w:sz w:val="24"/>
          <w:szCs w:val="24"/>
        </w:rPr>
        <w:t>.</w:t>
      </w:r>
      <w:r w:rsidRPr="00547982">
        <w:rPr>
          <w:rFonts w:ascii="宋体" w:hAnsi="宋体" w:hint="eastAsia"/>
          <w:sz w:val="24"/>
          <w:szCs w:val="24"/>
        </w:rPr>
        <w:t>对票房数据进行可视化统计，用图表等方式更清楚地表示票房情况；</w:t>
      </w:r>
    </w:p>
    <w:p w:rsidR="00E17C32" w:rsidRPr="00547982" w:rsidRDefault="002C250E" w:rsidP="00E17C32">
      <w:pPr>
        <w:rPr>
          <w:rFonts w:ascii="宋体" w:hAnsi="宋体"/>
          <w:sz w:val="24"/>
          <w:szCs w:val="24"/>
        </w:rPr>
      </w:pPr>
      <w:r w:rsidRPr="00547982">
        <w:rPr>
          <w:sz w:val="24"/>
          <w:szCs w:val="24"/>
        </w:rPr>
        <w:object w:dxaOrig="10974" w:dyaOrig="10748">
          <v:shape id="_x0000_i1051" type="#_x0000_t75" style="width:414.75pt;height:406.15pt" o:ole="">
            <v:imagedata r:id="rId59" o:title=""/>
          </v:shape>
          <o:OLEObject Type="Embed" ProgID="Visio.Drawing.15" ShapeID="_x0000_i1051" DrawAspect="Content" ObjectID="_1528792390" r:id="rId60"/>
        </w:object>
      </w:r>
    </w:p>
    <w:p w:rsidR="00E17C32" w:rsidRPr="00547982" w:rsidRDefault="00FE35B0" w:rsidP="00E17C32">
      <w:pPr>
        <w:jc w:val="center"/>
        <w:rPr>
          <w:rFonts w:ascii="宋体" w:hAnsi="宋体"/>
          <w:sz w:val="24"/>
          <w:szCs w:val="24"/>
        </w:rPr>
      </w:pPr>
      <w:r>
        <w:rPr>
          <w:rFonts w:ascii="宋体" w:hAnsi="宋体" w:hint="eastAsia"/>
          <w:sz w:val="24"/>
          <w:szCs w:val="24"/>
        </w:rPr>
        <w:t>票房功能活动</w:t>
      </w:r>
      <w:r w:rsidR="00E17C32" w:rsidRPr="00547982">
        <w:rPr>
          <w:rFonts w:ascii="宋体" w:hAnsi="宋体" w:hint="eastAsia"/>
          <w:sz w:val="24"/>
          <w:szCs w:val="24"/>
        </w:rPr>
        <w:t>图</w:t>
      </w:r>
    </w:p>
    <w:p w:rsidR="00E17C32" w:rsidRPr="00547982" w:rsidRDefault="00E17C32" w:rsidP="00E17C32">
      <w:pPr>
        <w:rPr>
          <w:rFonts w:ascii="宋体" w:hAnsi="宋体"/>
          <w:sz w:val="24"/>
          <w:szCs w:val="24"/>
        </w:rPr>
      </w:pPr>
      <w:r w:rsidRPr="00547982">
        <w:rPr>
          <w:rFonts w:ascii="宋体" w:hAnsi="宋体"/>
          <w:sz w:val="24"/>
          <w:szCs w:val="24"/>
        </w:rPr>
        <w:tab/>
        <w:t>3</w:t>
      </w:r>
      <w:r w:rsidRPr="00547982">
        <w:rPr>
          <w:rFonts w:ascii="宋体" w:hAnsi="宋体" w:hint="eastAsia"/>
          <w:sz w:val="24"/>
          <w:szCs w:val="24"/>
        </w:rPr>
        <w:t>.</w:t>
      </w:r>
      <w:r w:rsidRPr="00547982">
        <w:rPr>
          <w:rFonts w:ascii="宋体" w:hAnsi="宋体"/>
          <w:sz w:val="24"/>
          <w:szCs w:val="24"/>
        </w:rPr>
        <w:t>4</w:t>
      </w:r>
      <w:r w:rsidRPr="00547982">
        <w:rPr>
          <w:rFonts w:ascii="宋体" w:hAnsi="宋体" w:hint="eastAsia"/>
          <w:sz w:val="24"/>
          <w:szCs w:val="24"/>
        </w:rPr>
        <w:t>.</w:t>
      </w:r>
      <w:r w:rsidRPr="00547982">
        <w:rPr>
          <w:rFonts w:ascii="宋体" w:hAnsi="宋体"/>
          <w:sz w:val="24"/>
          <w:szCs w:val="24"/>
        </w:rPr>
        <w:t xml:space="preserve">3 </w:t>
      </w:r>
      <w:r w:rsidRPr="00547982">
        <w:rPr>
          <w:rFonts w:ascii="宋体" w:hAnsi="宋体" w:hint="eastAsia"/>
          <w:sz w:val="24"/>
          <w:szCs w:val="24"/>
        </w:rPr>
        <w:t>推荐功能</w:t>
      </w:r>
    </w:p>
    <w:p w:rsidR="00E17C32" w:rsidRPr="00547982" w:rsidRDefault="002C250E"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t>1</w:t>
      </w:r>
      <w:r w:rsidRPr="00547982">
        <w:rPr>
          <w:rFonts w:ascii="宋体" w:hAnsi="宋体" w:hint="eastAsia"/>
          <w:sz w:val="24"/>
          <w:szCs w:val="24"/>
        </w:rPr>
        <w:t>.</w:t>
      </w:r>
      <w:r w:rsidR="00E17C32" w:rsidRPr="00547982">
        <w:rPr>
          <w:rFonts w:ascii="宋体" w:hAnsi="宋体" w:hint="eastAsia"/>
          <w:sz w:val="24"/>
          <w:szCs w:val="24"/>
        </w:rPr>
        <w:t>实现电影推荐功能，对用户进行电影推荐；</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2</w:t>
      </w:r>
      <w:r w:rsidR="002C250E" w:rsidRPr="00547982">
        <w:rPr>
          <w:rFonts w:ascii="宋体" w:hAnsi="宋体" w:hint="eastAsia"/>
          <w:sz w:val="24"/>
          <w:szCs w:val="24"/>
        </w:rPr>
        <w:t>.</w:t>
      </w:r>
      <w:r w:rsidRPr="00547982">
        <w:rPr>
          <w:rFonts w:ascii="宋体" w:hAnsi="宋体" w:hint="eastAsia"/>
          <w:sz w:val="24"/>
          <w:szCs w:val="24"/>
        </w:rPr>
        <w:t>推荐模块运用聚类算法，通过读取用户群的行为数据，进行用户分类，进而将分类中评分高的电影作为推荐电影列表，显示给用户；</w:t>
      </w:r>
    </w:p>
    <w:p w:rsidR="00E17C32" w:rsidRPr="00547982" w:rsidRDefault="00E17C32" w:rsidP="00E17C32">
      <w:pPr>
        <w:rPr>
          <w:rFonts w:ascii="宋体" w:hAnsi="宋体"/>
          <w:sz w:val="24"/>
          <w:szCs w:val="24"/>
        </w:rPr>
      </w:pPr>
      <w:r w:rsidRPr="00547982">
        <w:rPr>
          <w:rFonts w:ascii="宋体" w:hAnsi="宋体"/>
          <w:sz w:val="24"/>
          <w:szCs w:val="24"/>
        </w:rPr>
        <w:tab/>
      </w:r>
      <w:r w:rsidRPr="00547982">
        <w:rPr>
          <w:rFonts w:ascii="宋体" w:hAnsi="宋体"/>
          <w:sz w:val="24"/>
          <w:szCs w:val="24"/>
        </w:rPr>
        <w:tab/>
      </w:r>
      <w:r w:rsidR="002C250E" w:rsidRPr="00547982">
        <w:rPr>
          <w:rFonts w:ascii="宋体" w:hAnsi="宋体"/>
          <w:sz w:val="24"/>
          <w:szCs w:val="24"/>
        </w:rPr>
        <w:t>3</w:t>
      </w:r>
      <w:r w:rsidR="002C250E" w:rsidRPr="00547982">
        <w:rPr>
          <w:rFonts w:ascii="宋体" w:hAnsi="宋体" w:hint="eastAsia"/>
          <w:sz w:val="24"/>
          <w:szCs w:val="24"/>
        </w:rPr>
        <w:t>.</w:t>
      </w:r>
      <w:r w:rsidRPr="00547982">
        <w:rPr>
          <w:rFonts w:ascii="宋体" w:hAnsi="宋体" w:hint="eastAsia"/>
          <w:sz w:val="24"/>
          <w:szCs w:val="24"/>
        </w:rPr>
        <w:t>用户可以通过定义电影分类，如喜剧、动作等来进行推荐电影列表的筛选，更快地找到符合的电影；</w:t>
      </w:r>
    </w:p>
    <w:p w:rsidR="00E17C32" w:rsidRPr="00547982" w:rsidRDefault="002C250E" w:rsidP="00E17C32">
      <w:pPr>
        <w:rPr>
          <w:rFonts w:ascii="宋体" w:hAnsi="宋体"/>
          <w:sz w:val="24"/>
          <w:szCs w:val="24"/>
        </w:rPr>
      </w:pPr>
      <w:r w:rsidRPr="00547982">
        <w:rPr>
          <w:sz w:val="24"/>
          <w:szCs w:val="24"/>
        </w:rPr>
        <w:object w:dxaOrig="10974" w:dyaOrig="10765">
          <v:shape id="_x0000_i1052" type="#_x0000_t75" style="width:414.75pt;height:406.9pt" o:ole="">
            <v:imagedata r:id="rId61" o:title=""/>
          </v:shape>
          <o:OLEObject Type="Embed" ProgID="Visio.Drawing.15" ShapeID="_x0000_i1052" DrawAspect="Content" ObjectID="_1528792391" r:id="rId62"/>
        </w:object>
      </w:r>
    </w:p>
    <w:p w:rsidR="00E17C32" w:rsidRPr="00547982" w:rsidRDefault="00FE35B0" w:rsidP="00E17C32">
      <w:pPr>
        <w:jc w:val="center"/>
        <w:rPr>
          <w:rFonts w:ascii="宋体" w:hAnsi="宋体"/>
          <w:sz w:val="24"/>
          <w:szCs w:val="24"/>
        </w:rPr>
      </w:pPr>
      <w:r>
        <w:rPr>
          <w:rFonts w:ascii="宋体" w:hAnsi="宋体" w:hint="eastAsia"/>
          <w:sz w:val="24"/>
          <w:szCs w:val="24"/>
        </w:rPr>
        <w:t>推荐功能活动</w:t>
      </w:r>
      <w:r w:rsidR="00E17C32" w:rsidRPr="00547982">
        <w:rPr>
          <w:rFonts w:ascii="宋体" w:hAnsi="宋体" w:hint="eastAsia"/>
          <w:sz w:val="24"/>
          <w:szCs w:val="24"/>
        </w:rPr>
        <w:t>图</w:t>
      </w:r>
    </w:p>
    <w:p w:rsidR="001E4FEC" w:rsidRPr="001E4FEC" w:rsidRDefault="001E4FEC" w:rsidP="001E4FEC">
      <w:pPr>
        <w:pStyle w:val="1"/>
      </w:pPr>
      <w:r>
        <w:rPr>
          <w:rFonts w:hint="eastAsia"/>
        </w:rPr>
        <w:t>非功能需求</w:t>
      </w:r>
    </w:p>
    <w:p w:rsidR="001E4FEC" w:rsidRDefault="0024684D" w:rsidP="0024684D">
      <w:pPr>
        <w:pStyle w:val="a0"/>
        <w:rPr>
          <w:rFonts w:ascii="宋体" w:eastAsia="宋体" w:hAnsi="宋体"/>
          <w:sz w:val="24"/>
          <w:szCs w:val="24"/>
        </w:rPr>
      </w:pPr>
      <w:r>
        <w:rPr>
          <w:rFonts w:ascii="宋体" w:eastAsia="宋体" w:hAnsi="宋体" w:hint="eastAsia"/>
          <w:sz w:val="24"/>
          <w:szCs w:val="24"/>
        </w:rPr>
        <w:t>·</w:t>
      </w:r>
      <w:r w:rsidR="001E4FEC">
        <w:rPr>
          <w:rFonts w:ascii="宋体" w:eastAsia="宋体" w:hAnsi="宋体" w:hint="eastAsia"/>
          <w:sz w:val="24"/>
          <w:szCs w:val="24"/>
        </w:rPr>
        <w:t>界面需求</w:t>
      </w:r>
    </w:p>
    <w:p w:rsidR="00E17C32" w:rsidRPr="001E4FEC" w:rsidRDefault="0024684D" w:rsidP="001E4FEC">
      <w:pPr>
        <w:pStyle w:val="a0"/>
        <w:rPr>
          <w:rFonts w:ascii="宋体" w:eastAsia="宋体" w:hAnsi="宋体"/>
          <w:sz w:val="24"/>
          <w:szCs w:val="24"/>
        </w:rPr>
      </w:pPr>
      <w:r>
        <w:rPr>
          <w:rFonts w:ascii="宋体" w:eastAsia="宋体" w:hAnsi="宋体" w:hint="eastAsia"/>
          <w:sz w:val="24"/>
          <w:szCs w:val="24"/>
        </w:rPr>
        <w:t>·</w:t>
      </w:r>
      <w:r w:rsidR="006F4FF4" w:rsidRPr="001E4FEC">
        <w:rPr>
          <w:rFonts w:ascii="宋体" w:eastAsia="宋体" w:hAnsi="宋体" w:hint="eastAsia"/>
          <w:sz w:val="24"/>
          <w:szCs w:val="24"/>
        </w:rPr>
        <w:t>性能</w:t>
      </w:r>
      <w:r w:rsidR="001E4FEC">
        <w:rPr>
          <w:rFonts w:ascii="宋体" w:eastAsia="宋体" w:hAnsi="宋体" w:hint="eastAsia"/>
          <w:sz w:val="24"/>
          <w:szCs w:val="24"/>
        </w:rPr>
        <w:t>需求</w:t>
      </w:r>
    </w:p>
    <w:p w:rsidR="006F4FF4" w:rsidRPr="00547982" w:rsidRDefault="006F4FF4" w:rsidP="006F4FF4">
      <w:pPr>
        <w:pStyle w:val="4"/>
        <w:rPr>
          <w:rFonts w:ascii="宋体" w:hAnsi="宋体"/>
          <w:sz w:val="24"/>
          <w:szCs w:val="24"/>
        </w:rPr>
      </w:pPr>
      <w:r w:rsidRPr="00547982">
        <w:rPr>
          <w:rFonts w:ascii="宋体" w:hAnsi="宋体" w:hint="eastAsia"/>
          <w:sz w:val="24"/>
          <w:szCs w:val="24"/>
        </w:rPr>
        <w:t>可靠性</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事务响应时间</w:t>
      </w:r>
      <w:r w:rsidRPr="00547982">
        <w:rPr>
          <w:rFonts w:ascii="宋体" w:hAnsi="宋体"/>
          <w:sz w:val="24"/>
          <w:szCs w:val="24"/>
        </w:rPr>
        <w:t xml:space="preserve"> </w:t>
      </w:r>
      <w:r w:rsidRPr="00547982">
        <w:rPr>
          <w:rFonts w:ascii="宋体" w:hAnsi="宋体" w:hint="eastAsia"/>
          <w:sz w:val="24"/>
          <w:szCs w:val="24"/>
        </w:rPr>
        <w:t>目标</w:t>
      </w:r>
      <w:r w:rsidRPr="00547982">
        <w:rPr>
          <w:rFonts w:ascii="宋体" w:hAnsi="宋体"/>
          <w:sz w:val="24"/>
          <w:szCs w:val="24"/>
        </w:rPr>
        <w:t>:</w:t>
      </w:r>
      <w:r w:rsidRPr="00547982">
        <w:rPr>
          <w:rFonts w:ascii="宋体" w:hAnsi="宋体" w:hint="eastAsia"/>
          <w:sz w:val="24"/>
          <w:szCs w:val="24"/>
        </w:rPr>
        <w:t>请求平均响应时间</w:t>
      </w:r>
      <w:r w:rsidRPr="00547982">
        <w:rPr>
          <w:rFonts w:ascii="宋体" w:hAnsi="宋体"/>
          <w:sz w:val="24"/>
          <w:szCs w:val="24"/>
        </w:rPr>
        <w:t>4ms</w:t>
      </w:r>
      <w:r w:rsidRPr="00547982">
        <w:rPr>
          <w:rFonts w:ascii="宋体" w:hAnsi="宋体" w:hint="eastAsia"/>
          <w:sz w:val="24"/>
          <w:szCs w:val="24"/>
        </w:rPr>
        <w:t>。</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吞吐量</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降级模式</w:t>
      </w:r>
      <w:r w:rsidRPr="00547982">
        <w:rPr>
          <w:rFonts w:ascii="宋体" w:hAnsi="宋体"/>
          <w:sz w:val="24"/>
          <w:szCs w:val="24"/>
        </w:rPr>
        <w:t xml:space="preserve"> </w:t>
      </w:r>
      <w:r w:rsidRPr="00547982">
        <w:rPr>
          <w:rFonts w:ascii="宋体" w:hAnsi="宋体" w:hint="eastAsia"/>
          <w:sz w:val="24"/>
          <w:szCs w:val="24"/>
        </w:rPr>
        <w:t>降级模式是一种设计安全准则，任何高可用性要求的服务，必</w:t>
      </w:r>
      <w:bookmarkStart w:id="15" w:name="_GoBack"/>
      <w:bookmarkEnd w:id="15"/>
      <w:r w:rsidRPr="00547982">
        <w:rPr>
          <w:rFonts w:ascii="宋体" w:hAnsi="宋体" w:hint="eastAsia"/>
          <w:sz w:val="24"/>
          <w:szCs w:val="24"/>
        </w:rPr>
        <w:t>须要按照降级模式的准则去设计。</w:t>
      </w:r>
    </w:p>
    <w:p w:rsidR="006F4FF4" w:rsidRPr="00547982" w:rsidRDefault="006F4FF4" w:rsidP="006F4FF4">
      <w:pPr>
        <w:pStyle w:val="Compact"/>
        <w:numPr>
          <w:ilvl w:val="0"/>
          <w:numId w:val="16"/>
        </w:numPr>
        <w:rPr>
          <w:rFonts w:ascii="宋体" w:eastAsia="宋体" w:hAnsi="宋体"/>
        </w:rPr>
      </w:pPr>
      <w:r w:rsidRPr="00547982">
        <w:rPr>
          <w:rFonts w:ascii="宋体" w:eastAsia="宋体" w:hAnsi="宋体" w:hint="eastAsia"/>
        </w:rPr>
        <w:t>资源利用情况</w:t>
      </w:r>
    </w:p>
    <w:p w:rsidR="006F4FF4" w:rsidRPr="00547982" w:rsidRDefault="006F4FF4" w:rsidP="006F4FF4">
      <w:pPr>
        <w:pStyle w:val="Compact"/>
        <w:numPr>
          <w:ilvl w:val="1"/>
          <w:numId w:val="16"/>
        </w:numPr>
        <w:rPr>
          <w:rFonts w:ascii="宋体" w:eastAsia="宋体" w:hAnsi="宋体"/>
          <w:lang w:eastAsia="zh-CN"/>
        </w:rPr>
      </w:pPr>
      <w:r w:rsidRPr="00547982">
        <w:rPr>
          <w:rFonts w:ascii="宋体" w:eastAsia="宋体" w:hAnsi="宋体" w:hint="eastAsia"/>
          <w:lang w:eastAsia="zh-CN"/>
        </w:rPr>
        <w:t>可分配的物理内存总量，默认是</w:t>
      </w:r>
      <w:r w:rsidRPr="00547982">
        <w:rPr>
          <w:rFonts w:ascii="宋体" w:eastAsia="宋体" w:hAnsi="宋体"/>
          <w:lang w:eastAsia="zh-CN"/>
        </w:rPr>
        <w:t>8*1024</w:t>
      </w:r>
      <w:r w:rsidRPr="00547982">
        <w:rPr>
          <w:rFonts w:ascii="宋体" w:eastAsia="宋体" w:hAnsi="宋体" w:hint="eastAsia"/>
          <w:lang w:eastAsia="zh-CN"/>
        </w:rPr>
        <w:t>，即</w:t>
      </w:r>
      <w:r w:rsidRPr="00547982">
        <w:rPr>
          <w:rFonts w:ascii="宋体" w:eastAsia="宋体" w:hAnsi="宋体"/>
          <w:lang w:eastAsia="zh-CN"/>
        </w:rPr>
        <w:t>8GB;</w:t>
      </w:r>
    </w:p>
    <w:p w:rsidR="006F4FF4" w:rsidRPr="00547982" w:rsidRDefault="006F4FF4" w:rsidP="006F4FF4">
      <w:pPr>
        <w:pStyle w:val="Compact"/>
        <w:numPr>
          <w:ilvl w:val="1"/>
          <w:numId w:val="16"/>
        </w:numPr>
        <w:rPr>
          <w:rFonts w:ascii="宋体" w:eastAsia="宋体" w:hAnsi="宋体"/>
          <w:lang w:eastAsia="zh-CN"/>
        </w:rPr>
      </w:pPr>
      <w:r w:rsidRPr="00547982">
        <w:rPr>
          <w:rFonts w:ascii="宋体" w:eastAsia="宋体" w:hAnsi="宋体" w:hint="eastAsia"/>
          <w:lang w:eastAsia="zh-CN"/>
        </w:rPr>
        <w:t>任务使用单位物理内存量对应最多可使用的虚拟内存量，默认值是</w:t>
      </w:r>
      <w:r w:rsidRPr="00547982">
        <w:rPr>
          <w:rFonts w:ascii="宋体" w:eastAsia="宋体" w:hAnsi="宋体"/>
          <w:lang w:eastAsia="zh-CN"/>
        </w:rPr>
        <w:t>2.1</w:t>
      </w:r>
      <w:r w:rsidRPr="00547982">
        <w:rPr>
          <w:rFonts w:ascii="宋体" w:eastAsia="宋体" w:hAnsi="宋体" w:hint="eastAsia"/>
          <w:lang w:eastAsia="zh-CN"/>
        </w:rPr>
        <w:t>，表示每使用</w:t>
      </w:r>
      <w:r w:rsidRPr="00547982">
        <w:rPr>
          <w:rFonts w:ascii="宋体" w:eastAsia="宋体" w:hAnsi="宋体"/>
          <w:lang w:eastAsia="zh-CN"/>
        </w:rPr>
        <w:t>1MB</w:t>
      </w:r>
      <w:r w:rsidRPr="00547982">
        <w:rPr>
          <w:rFonts w:ascii="宋体" w:eastAsia="宋体" w:hAnsi="宋体" w:hint="eastAsia"/>
          <w:lang w:eastAsia="zh-CN"/>
        </w:rPr>
        <w:t>的物理内存，最多可以使用</w:t>
      </w:r>
      <w:r w:rsidRPr="00547982">
        <w:rPr>
          <w:rFonts w:ascii="宋体" w:eastAsia="宋体" w:hAnsi="宋体"/>
          <w:lang w:eastAsia="zh-CN"/>
        </w:rPr>
        <w:t>2.1MB</w:t>
      </w:r>
      <w:r w:rsidRPr="00547982">
        <w:rPr>
          <w:rFonts w:ascii="宋体" w:eastAsia="宋体" w:hAnsi="宋体" w:hint="eastAsia"/>
          <w:lang w:eastAsia="zh-CN"/>
        </w:rPr>
        <w:t>的虚拟内存总量</w:t>
      </w:r>
      <w:r w:rsidRPr="00547982">
        <w:rPr>
          <w:rFonts w:ascii="宋体" w:eastAsia="宋体" w:hAnsi="宋体"/>
          <w:lang w:eastAsia="zh-CN"/>
        </w:rPr>
        <w:t>;</w:t>
      </w:r>
    </w:p>
    <w:p w:rsidR="006F4FF4" w:rsidRPr="00547982" w:rsidRDefault="006F4FF4" w:rsidP="006F4FF4">
      <w:pPr>
        <w:pStyle w:val="Compact"/>
        <w:numPr>
          <w:ilvl w:val="1"/>
          <w:numId w:val="16"/>
        </w:numPr>
        <w:rPr>
          <w:rFonts w:ascii="宋体" w:eastAsia="宋体" w:hAnsi="宋体"/>
          <w:lang w:eastAsia="zh-CN"/>
        </w:rPr>
      </w:pPr>
      <w:r w:rsidRPr="00547982">
        <w:rPr>
          <w:rFonts w:ascii="宋体" w:eastAsia="宋体" w:hAnsi="宋体" w:hint="eastAsia"/>
          <w:lang w:eastAsia="zh-CN"/>
        </w:rPr>
        <w:lastRenderedPageBreak/>
        <w:t>可分配的虚拟</w:t>
      </w:r>
      <w:r w:rsidRPr="00547982">
        <w:rPr>
          <w:rFonts w:ascii="宋体" w:eastAsia="宋体" w:hAnsi="宋体"/>
          <w:lang w:eastAsia="zh-CN"/>
        </w:rPr>
        <w:t>CPU</w:t>
      </w:r>
      <w:r w:rsidRPr="00547982">
        <w:rPr>
          <w:rFonts w:ascii="宋体" w:eastAsia="宋体" w:hAnsi="宋体" w:hint="eastAsia"/>
          <w:lang w:eastAsia="zh-CN"/>
        </w:rPr>
        <w:t>个数，默认是</w:t>
      </w:r>
      <w:r w:rsidRPr="00547982">
        <w:rPr>
          <w:rFonts w:ascii="宋体" w:eastAsia="宋体" w:hAnsi="宋体"/>
          <w:lang w:eastAsia="zh-CN"/>
        </w:rPr>
        <w:t>8</w:t>
      </w:r>
      <w:r w:rsidRPr="00547982">
        <w:rPr>
          <w:rFonts w:ascii="宋体" w:eastAsia="宋体" w:hAnsi="宋体" w:hint="eastAsia"/>
          <w:lang w:eastAsia="zh-CN"/>
        </w:rPr>
        <w:t>。</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容量</w:t>
      </w:r>
    </w:p>
    <w:p w:rsidR="006F4FF4" w:rsidRPr="00547982" w:rsidRDefault="006F4FF4" w:rsidP="006F4FF4">
      <w:pPr>
        <w:pStyle w:val="4"/>
        <w:rPr>
          <w:rFonts w:ascii="宋体" w:hAnsi="宋体"/>
          <w:sz w:val="24"/>
          <w:szCs w:val="24"/>
        </w:rPr>
      </w:pPr>
      <w:bookmarkStart w:id="16" w:name="可用性"/>
      <w:bookmarkEnd w:id="16"/>
      <w:r w:rsidRPr="00547982">
        <w:rPr>
          <w:rFonts w:ascii="宋体" w:hAnsi="宋体" w:hint="eastAsia"/>
          <w:sz w:val="24"/>
          <w:szCs w:val="24"/>
        </w:rPr>
        <w:t>可用性</w:t>
      </w:r>
    </w:p>
    <w:p w:rsidR="006F4FF4" w:rsidRPr="00547982" w:rsidRDefault="006F4FF4" w:rsidP="006F4FF4">
      <w:pPr>
        <w:pStyle w:val="Compact"/>
        <w:numPr>
          <w:ilvl w:val="0"/>
          <w:numId w:val="16"/>
        </w:numPr>
        <w:rPr>
          <w:rFonts w:ascii="宋体" w:eastAsia="宋体" w:hAnsi="宋体"/>
        </w:rPr>
      </w:pPr>
      <w:r w:rsidRPr="00547982">
        <w:rPr>
          <w:rFonts w:ascii="宋体" w:eastAsia="宋体" w:hAnsi="宋体" w:hint="eastAsia"/>
        </w:rPr>
        <w:t>可用时间百分比</w:t>
      </w:r>
    </w:p>
    <w:tbl>
      <w:tblPr>
        <w:tblW w:w="0" w:type="pct"/>
        <w:tblLook w:val="07E0" w:firstRow="1" w:lastRow="1" w:firstColumn="1" w:lastColumn="1" w:noHBand="1" w:noVBand="1"/>
      </w:tblPr>
      <w:tblGrid>
        <w:gridCol w:w="1656"/>
        <w:gridCol w:w="2496"/>
        <w:gridCol w:w="2856"/>
      </w:tblGrid>
      <w:tr w:rsidR="002A1FE8" w:rsidRPr="00547982" w:rsidTr="00790D84">
        <w:tc>
          <w:tcPr>
            <w:tcW w:w="0" w:type="auto"/>
            <w:tcBorders>
              <w:bottom w:val="single" w:sz="6" w:space="0" w:color="auto"/>
            </w:tcBorders>
            <w:vAlign w:val="bottom"/>
          </w:tcPr>
          <w:p w:rsidR="006F4FF4" w:rsidRPr="00547982" w:rsidRDefault="006F4FF4" w:rsidP="00790D84">
            <w:pPr>
              <w:pStyle w:val="Compact"/>
              <w:jc w:val="center"/>
              <w:rPr>
                <w:rFonts w:ascii="宋体" w:eastAsia="宋体" w:hAnsi="宋体"/>
              </w:rPr>
            </w:pPr>
            <w:r w:rsidRPr="00547982">
              <w:rPr>
                <w:rFonts w:ascii="宋体" w:eastAsia="宋体" w:hAnsi="宋体" w:hint="eastAsia"/>
              </w:rPr>
              <w:t>可用性百分比</w:t>
            </w:r>
          </w:p>
        </w:tc>
        <w:tc>
          <w:tcPr>
            <w:tcW w:w="0" w:type="auto"/>
            <w:tcBorders>
              <w:bottom w:val="single" w:sz="6" w:space="0" w:color="auto"/>
            </w:tcBorders>
            <w:vAlign w:val="bottom"/>
          </w:tcPr>
          <w:p w:rsidR="006F4FF4" w:rsidRPr="00547982" w:rsidRDefault="006F4FF4" w:rsidP="00790D84">
            <w:pPr>
              <w:pStyle w:val="Compact"/>
              <w:jc w:val="center"/>
              <w:rPr>
                <w:rFonts w:ascii="宋体" w:eastAsia="宋体" w:hAnsi="宋体"/>
              </w:rPr>
            </w:pPr>
            <w:r w:rsidRPr="00547982">
              <w:rPr>
                <w:rFonts w:ascii="宋体" w:eastAsia="宋体" w:hAnsi="宋体" w:hint="eastAsia"/>
              </w:rPr>
              <w:t>每天</w:t>
            </w:r>
            <w:r w:rsidRPr="00547982">
              <w:rPr>
                <w:rFonts w:ascii="宋体" w:eastAsia="宋体" w:hAnsi="宋体"/>
              </w:rPr>
              <w:t xml:space="preserve"> 24 </w:t>
            </w:r>
            <w:r w:rsidRPr="00547982">
              <w:rPr>
                <w:rFonts w:ascii="宋体" w:eastAsia="宋体" w:hAnsi="宋体" w:hint="eastAsia"/>
              </w:rPr>
              <w:t>小时</w:t>
            </w:r>
          </w:p>
        </w:tc>
        <w:tc>
          <w:tcPr>
            <w:tcW w:w="0" w:type="auto"/>
            <w:tcBorders>
              <w:bottom w:val="single" w:sz="6" w:space="0" w:color="auto"/>
            </w:tcBorders>
            <w:vAlign w:val="bottom"/>
          </w:tcPr>
          <w:p w:rsidR="006F4FF4" w:rsidRPr="00547982" w:rsidRDefault="006F4FF4" w:rsidP="00790D84">
            <w:pPr>
              <w:pStyle w:val="Compact"/>
              <w:jc w:val="center"/>
              <w:rPr>
                <w:rFonts w:ascii="宋体" w:eastAsia="宋体" w:hAnsi="宋体"/>
              </w:rPr>
            </w:pPr>
            <w:r w:rsidRPr="00547982">
              <w:rPr>
                <w:rFonts w:ascii="宋体" w:eastAsia="宋体" w:hAnsi="宋体" w:hint="eastAsia"/>
              </w:rPr>
              <w:t>每天</w:t>
            </w:r>
            <w:r w:rsidRPr="00547982">
              <w:rPr>
                <w:rFonts w:ascii="宋体" w:eastAsia="宋体" w:hAnsi="宋体"/>
              </w:rPr>
              <w:t xml:space="preserve"> 8 </w:t>
            </w:r>
            <w:r w:rsidRPr="00547982">
              <w:rPr>
                <w:rFonts w:ascii="宋体" w:eastAsia="宋体" w:hAnsi="宋体" w:hint="eastAsia"/>
              </w:rPr>
              <w:t>小时</w:t>
            </w:r>
          </w:p>
        </w:tc>
      </w:tr>
      <w:tr w:rsidR="002A1FE8" w:rsidRPr="00547982" w:rsidTr="00790D84">
        <w:tc>
          <w:tcPr>
            <w:tcW w:w="0" w:type="auto"/>
          </w:tcPr>
          <w:p w:rsidR="006F4FF4" w:rsidRPr="00547982" w:rsidRDefault="006F4FF4" w:rsidP="00790D84">
            <w:pPr>
              <w:pStyle w:val="Compact"/>
              <w:jc w:val="center"/>
              <w:rPr>
                <w:rFonts w:ascii="宋体" w:eastAsia="宋体" w:hAnsi="宋体"/>
              </w:rPr>
            </w:pPr>
            <w:r w:rsidRPr="00547982">
              <w:rPr>
                <w:rFonts w:ascii="宋体" w:eastAsia="宋体" w:hAnsi="宋体"/>
              </w:rPr>
              <w:t>90%</w:t>
            </w:r>
          </w:p>
        </w:tc>
        <w:tc>
          <w:tcPr>
            <w:tcW w:w="0" w:type="auto"/>
          </w:tcPr>
          <w:p w:rsidR="006F4FF4" w:rsidRPr="00547982" w:rsidRDefault="006F4FF4" w:rsidP="00790D84">
            <w:pPr>
              <w:pStyle w:val="Compact"/>
              <w:jc w:val="center"/>
              <w:rPr>
                <w:rFonts w:ascii="宋体" w:eastAsia="宋体" w:hAnsi="宋体"/>
              </w:rPr>
            </w:pPr>
            <w:r w:rsidRPr="00547982">
              <w:rPr>
                <w:rFonts w:ascii="宋体" w:eastAsia="宋体" w:hAnsi="宋体"/>
              </w:rPr>
              <w:t xml:space="preserve">876 </w:t>
            </w:r>
            <w:r w:rsidRPr="00547982">
              <w:rPr>
                <w:rFonts w:ascii="宋体" w:eastAsia="宋体" w:hAnsi="宋体" w:hint="eastAsia"/>
              </w:rPr>
              <w:t>小时（</w:t>
            </w:r>
            <w:r w:rsidRPr="00547982">
              <w:rPr>
                <w:rFonts w:ascii="宋体" w:eastAsia="宋体" w:hAnsi="宋体"/>
              </w:rPr>
              <w:t xml:space="preserve">36.5 </w:t>
            </w:r>
            <w:r w:rsidRPr="00547982">
              <w:rPr>
                <w:rFonts w:ascii="宋体" w:eastAsia="宋体" w:hAnsi="宋体" w:hint="eastAsia"/>
              </w:rPr>
              <w:t>天）</w:t>
            </w:r>
          </w:p>
        </w:tc>
        <w:tc>
          <w:tcPr>
            <w:tcW w:w="0" w:type="auto"/>
          </w:tcPr>
          <w:p w:rsidR="006F4FF4" w:rsidRPr="00547982" w:rsidRDefault="006F4FF4" w:rsidP="00790D84">
            <w:pPr>
              <w:pStyle w:val="Compact"/>
              <w:jc w:val="center"/>
              <w:rPr>
                <w:rFonts w:ascii="宋体" w:eastAsia="宋体" w:hAnsi="宋体"/>
              </w:rPr>
            </w:pPr>
            <w:r w:rsidRPr="00547982">
              <w:rPr>
                <w:rFonts w:ascii="宋体" w:eastAsia="宋体" w:hAnsi="宋体"/>
              </w:rPr>
              <w:t xml:space="preserve">291.2 </w:t>
            </w:r>
            <w:r w:rsidRPr="00547982">
              <w:rPr>
                <w:rFonts w:ascii="宋体" w:eastAsia="宋体" w:hAnsi="宋体" w:hint="eastAsia"/>
              </w:rPr>
              <w:t>小时（</w:t>
            </w:r>
            <w:r w:rsidRPr="00547982">
              <w:rPr>
                <w:rFonts w:ascii="宋体" w:eastAsia="宋体" w:hAnsi="宋体"/>
              </w:rPr>
              <w:t xml:space="preserve">12.13 </w:t>
            </w:r>
            <w:r w:rsidRPr="00547982">
              <w:rPr>
                <w:rFonts w:ascii="宋体" w:eastAsia="宋体" w:hAnsi="宋体" w:hint="eastAsia"/>
              </w:rPr>
              <w:t>天）</w:t>
            </w:r>
          </w:p>
        </w:tc>
      </w:tr>
    </w:tbl>
    <w:p w:rsidR="006F4FF4" w:rsidRPr="00547982" w:rsidRDefault="006F4FF4" w:rsidP="006F4FF4">
      <w:pPr>
        <w:pStyle w:val="Compact"/>
        <w:numPr>
          <w:ilvl w:val="0"/>
          <w:numId w:val="16"/>
        </w:numPr>
        <w:rPr>
          <w:rFonts w:ascii="宋体" w:eastAsia="宋体" w:hAnsi="宋体"/>
        </w:rPr>
      </w:pPr>
      <w:r w:rsidRPr="00547982">
        <w:rPr>
          <w:rFonts w:ascii="宋体" w:eastAsia="宋体" w:hAnsi="宋体" w:hint="eastAsia"/>
        </w:rPr>
        <w:t>维护访问权</w:t>
      </w:r>
    </w:p>
    <w:p w:rsidR="006F4FF4" w:rsidRPr="00547982" w:rsidRDefault="006F4FF4" w:rsidP="006F4FF4">
      <w:pPr>
        <w:pStyle w:val="Compact"/>
        <w:numPr>
          <w:ilvl w:val="1"/>
          <w:numId w:val="16"/>
        </w:numPr>
        <w:rPr>
          <w:rFonts w:ascii="宋体" w:eastAsia="宋体" w:hAnsi="宋体"/>
          <w:lang w:eastAsia="zh-CN"/>
        </w:rPr>
      </w:pPr>
      <w:r w:rsidRPr="00547982">
        <w:rPr>
          <w:rFonts w:ascii="宋体" w:eastAsia="宋体" w:hAnsi="宋体" w:hint="eastAsia"/>
          <w:lang w:eastAsia="zh-CN"/>
        </w:rPr>
        <w:t>管理员把研发人员分成若干个队列，每个队列分配一定量的资源，每个用户或者用户组只能使用某个队列中得资源；</w:t>
      </w:r>
    </w:p>
    <w:p w:rsidR="006F4FF4" w:rsidRPr="00547982" w:rsidRDefault="006F4FF4" w:rsidP="006F4FF4">
      <w:pPr>
        <w:pStyle w:val="Compact"/>
        <w:numPr>
          <w:ilvl w:val="1"/>
          <w:numId w:val="16"/>
        </w:numPr>
        <w:rPr>
          <w:rFonts w:ascii="宋体" w:eastAsia="宋体" w:hAnsi="宋体"/>
          <w:lang w:eastAsia="zh-CN"/>
        </w:rPr>
      </w:pPr>
      <w:r w:rsidRPr="00547982">
        <w:rPr>
          <w:rFonts w:ascii="宋体" w:eastAsia="宋体" w:hAnsi="宋体"/>
          <w:lang w:eastAsia="zh-CN"/>
        </w:rPr>
        <w:t>HDFS</w:t>
      </w:r>
      <w:r w:rsidRPr="00547982">
        <w:rPr>
          <w:rFonts w:ascii="宋体" w:eastAsia="宋体" w:hAnsi="宋体" w:hint="eastAsia"/>
          <w:lang w:eastAsia="zh-CN"/>
        </w:rPr>
        <w:t>上存有各种数据，有公用的，有机密的，不同的用户可以访问不同的数据。</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降级模式操作</w:t>
      </w:r>
      <w:r w:rsidRPr="00547982">
        <w:rPr>
          <w:rFonts w:ascii="宋体" w:hAnsi="宋体"/>
          <w:sz w:val="24"/>
          <w:szCs w:val="24"/>
        </w:rPr>
        <w:t xml:space="preserve"> </w:t>
      </w:r>
      <w:r w:rsidRPr="00547982">
        <w:rPr>
          <w:rFonts w:ascii="宋体" w:hAnsi="宋体" w:hint="eastAsia"/>
          <w:sz w:val="24"/>
          <w:szCs w:val="24"/>
        </w:rPr>
        <w:t>我们的系统大量使用了智能降级程序。在系统恶化的时候，智能降级程序自动降级部分流量，当系统恢复的时候，智能降级程序自动升级为正常状态。在采用智能降级程序之前，因为系统降级问题，整体系统不可用的情况偶尔发生。采用智能降级程序之后，基本上没有因为性能问题而导致的系统整体不可用。我们的智能降级程序的主要判定策略是服务响应时间，如果出现大量长时间的响应异常或超时异常，系统就会走降级流程，如果异常数量变少，系统就会自动恢复。</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平均无故障时间</w:t>
      </w:r>
      <w:r w:rsidRPr="00547982">
        <w:rPr>
          <w:rFonts w:ascii="宋体" w:hAnsi="宋体"/>
          <w:sz w:val="24"/>
          <w:szCs w:val="24"/>
        </w:rPr>
        <w:t xml:space="preserve"> MTBF 100000</w:t>
      </w:r>
      <w:r w:rsidRPr="00547982">
        <w:rPr>
          <w:rFonts w:ascii="宋体" w:hAnsi="宋体" w:hint="eastAsia"/>
          <w:sz w:val="24"/>
          <w:szCs w:val="24"/>
        </w:rPr>
        <w:t>小时以上。</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平均修复时间</w:t>
      </w:r>
      <w:r w:rsidRPr="00547982">
        <w:rPr>
          <w:rFonts w:ascii="宋体" w:hAnsi="宋体"/>
          <w:sz w:val="24"/>
          <w:szCs w:val="24"/>
        </w:rPr>
        <w:t xml:space="preserve"> MTTR 24</w:t>
      </w:r>
      <w:r w:rsidRPr="00547982">
        <w:rPr>
          <w:rFonts w:ascii="宋体" w:hAnsi="宋体" w:hint="eastAsia"/>
          <w:sz w:val="24"/>
          <w:szCs w:val="24"/>
        </w:rPr>
        <w:t>小时以内。</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最高错误缺陷率</w:t>
      </w:r>
      <w:r w:rsidRPr="00547982">
        <w:rPr>
          <w:rFonts w:ascii="宋体" w:hAnsi="宋体"/>
          <w:sz w:val="24"/>
          <w:szCs w:val="24"/>
        </w:rPr>
        <w:t xml:space="preserve"> 0.8 bugs/KLOC</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精确度</w:t>
      </w:r>
      <w:r w:rsidRPr="00547982">
        <w:rPr>
          <w:rFonts w:ascii="宋体" w:hAnsi="宋体"/>
          <w:sz w:val="24"/>
          <w:szCs w:val="24"/>
        </w:rPr>
        <w:t xml:space="preserve"> </w:t>
      </w:r>
      <w:r w:rsidRPr="00547982">
        <w:rPr>
          <w:rFonts w:ascii="宋体" w:hAnsi="宋体" w:hint="eastAsia"/>
          <w:sz w:val="24"/>
          <w:szCs w:val="24"/>
        </w:rPr>
        <w:t>目标达到</w:t>
      </w:r>
      <w:r w:rsidRPr="00547982">
        <w:rPr>
          <w:rFonts w:ascii="宋体" w:hAnsi="宋体"/>
          <w:sz w:val="24"/>
          <w:szCs w:val="24"/>
        </w:rPr>
        <w:t xml:space="preserve">20% </w:t>
      </w:r>
      <w:r w:rsidRPr="00547982">
        <w:rPr>
          <w:rFonts w:ascii="宋体" w:hAnsi="宋体" w:hint="eastAsia"/>
          <w:sz w:val="24"/>
          <w:szCs w:val="24"/>
        </w:rPr>
        <w:t>误差。</w:t>
      </w:r>
    </w:p>
    <w:p w:rsidR="006F4FF4" w:rsidRPr="00547982" w:rsidRDefault="006F4FF4" w:rsidP="006F4FF4">
      <w:pPr>
        <w:pStyle w:val="4"/>
        <w:rPr>
          <w:rFonts w:ascii="宋体" w:hAnsi="宋体"/>
          <w:sz w:val="24"/>
          <w:szCs w:val="24"/>
        </w:rPr>
      </w:pPr>
      <w:bookmarkStart w:id="17" w:name="可支持性"/>
      <w:bookmarkEnd w:id="17"/>
      <w:r w:rsidRPr="00547982">
        <w:rPr>
          <w:rFonts w:ascii="宋体" w:hAnsi="宋体" w:hint="eastAsia"/>
          <w:sz w:val="24"/>
          <w:szCs w:val="24"/>
        </w:rPr>
        <w:t>可支持性</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普通用户和高级用户的执行特定操作所需的培训时间</w:t>
      </w:r>
      <w:r w:rsidRPr="00547982">
        <w:rPr>
          <w:rFonts w:ascii="宋体" w:hAnsi="宋体"/>
          <w:sz w:val="24"/>
          <w:szCs w:val="24"/>
        </w:rPr>
        <w:t xml:space="preserve"> 30</w:t>
      </w:r>
      <w:r w:rsidRPr="00547982">
        <w:rPr>
          <w:rFonts w:ascii="宋体" w:hAnsi="宋体" w:hint="eastAsia"/>
          <w:sz w:val="24"/>
          <w:szCs w:val="24"/>
        </w:rPr>
        <w:t>分钟。</w:t>
      </w:r>
    </w:p>
    <w:p w:rsidR="006F4FF4" w:rsidRPr="00547982" w:rsidRDefault="006F4FF4" w:rsidP="006F4FF4">
      <w:pPr>
        <w:widowControl/>
        <w:numPr>
          <w:ilvl w:val="0"/>
          <w:numId w:val="16"/>
        </w:numPr>
        <w:spacing w:after="200" w:line="240" w:lineRule="auto"/>
        <w:rPr>
          <w:rFonts w:ascii="宋体" w:hAnsi="宋体"/>
          <w:sz w:val="24"/>
          <w:szCs w:val="24"/>
        </w:rPr>
      </w:pPr>
      <w:r w:rsidRPr="00547982">
        <w:rPr>
          <w:rFonts w:ascii="宋体" w:hAnsi="宋体" w:hint="eastAsia"/>
          <w:sz w:val="24"/>
          <w:szCs w:val="24"/>
        </w:rPr>
        <w:t>典型任务的可评测任务次数或根据用户已知或喜欢的其他确定新系统的可用性需求</w:t>
      </w:r>
    </w:p>
    <w:p w:rsidR="001E4FEC" w:rsidRDefault="001E4FEC" w:rsidP="00790D84">
      <w:pPr>
        <w:pStyle w:val="1"/>
      </w:pPr>
      <w:bookmarkStart w:id="18" w:name="_Toc252470152"/>
      <w:r>
        <w:rPr>
          <w:rFonts w:hint="eastAsia"/>
        </w:rPr>
        <w:t>接口设计</w:t>
      </w:r>
    </w:p>
    <w:p w:rsidR="001E4FEC" w:rsidRPr="00547982" w:rsidRDefault="001E4FEC" w:rsidP="006F4FF4">
      <w:pPr>
        <w:pStyle w:val="2"/>
        <w:numPr>
          <w:ilvl w:val="0"/>
          <w:numId w:val="0"/>
        </w:numPr>
        <w:rPr>
          <w:rFonts w:hAnsi="宋体"/>
          <w:sz w:val="24"/>
          <w:szCs w:val="24"/>
        </w:rPr>
      </w:pPr>
      <w:r w:rsidRPr="00547982">
        <w:rPr>
          <w:rFonts w:hAnsi="宋体" w:hint="eastAsia"/>
          <w:sz w:val="24"/>
          <w:szCs w:val="24"/>
        </w:rPr>
        <w:t>5.</w:t>
      </w:r>
      <w:r>
        <w:rPr>
          <w:rFonts w:hAnsi="宋体"/>
          <w:sz w:val="24"/>
          <w:szCs w:val="24"/>
        </w:rPr>
        <w:t>1</w:t>
      </w:r>
      <w:r w:rsidRPr="00547982">
        <w:rPr>
          <w:rFonts w:hAnsi="宋体" w:hint="eastAsia"/>
          <w:sz w:val="24"/>
          <w:szCs w:val="24"/>
        </w:rPr>
        <w:t>硬件接口</w:t>
      </w:r>
    </w:p>
    <w:p w:rsidR="001E4FEC" w:rsidRPr="00547982" w:rsidRDefault="001E4FEC" w:rsidP="006F4FF4">
      <w:pPr>
        <w:pStyle w:val="a0"/>
        <w:ind w:left="800"/>
        <w:rPr>
          <w:rFonts w:ascii="宋体" w:eastAsia="宋体" w:hAnsi="宋体"/>
          <w:sz w:val="24"/>
          <w:szCs w:val="24"/>
        </w:rPr>
      </w:pPr>
      <w:r w:rsidRPr="00547982">
        <w:rPr>
          <w:rFonts w:ascii="宋体" w:eastAsia="宋体" w:hAnsi="宋体" w:hint="eastAsia"/>
          <w:sz w:val="24"/>
          <w:szCs w:val="24"/>
        </w:rPr>
        <w:t>无</w:t>
      </w:r>
    </w:p>
    <w:p w:rsidR="001E4FEC" w:rsidRPr="00547982" w:rsidRDefault="001E4FEC" w:rsidP="006F4FF4">
      <w:pPr>
        <w:pStyle w:val="2"/>
        <w:numPr>
          <w:ilvl w:val="0"/>
          <w:numId w:val="0"/>
        </w:numPr>
        <w:rPr>
          <w:rFonts w:hAnsi="宋体"/>
          <w:sz w:val="24"/>
          <w:szCs w:val="24"/>
        </w:rPr>
      </w:pPr>
      <w:r w:rsidRPr="00547982">
        <w:rPr>
          <w:rFonts w:hAnsi="宋体" w:hint="eastAsia"/>
          <w:sz w:val="24"/>
          <w:szCs w:val="24"/>
        </w:rPr>
        <w:t>5.</w:t>
      </w:r>
      <w:r>
        <w:rPr>
          <w:rFonts w:hAnsi="宋体"/>
          <w:sz w:val="24"/>
          <w:szCs w:val="24"/>
        </w:rPr>
        <w:t>2</w:t>
      </w:r>
      <w:r w:rsidRPr="00547982">
        <w:rPr>
          <w:rFonts w:hAnsi="宋体" w:hint="eastAsia"/>
          <w:sz w:val="24"/>
          <w:szCs w:val="24"/>
        </w:rPr>
        <w:t>软件接口</w:t>
      </w:r>
    </w:p>
    <w:p w:rsidR="001E4FEC" w:rsidRPr="00547982" w:rsidRDefault="001E4FEC" w:rsidP="006F4FF4">
      <w:pPr>
        <w:numPr>
          <w:ilvl w:val="0"/>
          <w:numId w:val="17"/>
        </w:numPr>
        <w:rPr>
          <w:rFonts w:ascii="宋体" w:hAnsi="宋体"/>
          <w:sz w:val="24"/>
          <w:szCs w:val="24"/>
        </w:rPr>
      </w:pPr>
      <w:r w:rsidRPr="00547982">
        <w:rPr>
          <w:rFonts w:ascii="宋体" w:hAnsi="宋体" w:hint="eastAsia"/>
          <w:sz w:val="24"/>
          <w:szCs w:val="24"/>
        </w:rPr>
        <w:t>邮件</w:t>
      </w:r>
      <w:r w:rsidRPr="00547982">
        <w:rPr>
          <w:rStyle w:val="SoDAField"/>
          <w:rFonts w:ascii="宋体" w:hAnsi="宋体" w:hint="eastAsia"/>
          <w:color w:val="auto"/>
          <w:sz w:val="24"/>
          <w:szCs w:val="24"/>
        </w:rPr>
        <w:t>发送</w:t>
      </w:r>
      <w:r w:rsidRPr="00547982">
        <w:rPr>
          <w:rFonts w:ascii="宋体" w:hAnsi="宋体" w:hint="eastAsia"/>
          <w:sz w:val="24"/>
          <w:szCs w:val="24"/>
        </w:rPr>
        <w:t>接口（</w:t>
      </w:r>
      <w:r w:rsidRPr="00547982">
        <w:rPr>
          <w:rFonts w:ascii="宋体" w:hAnsi="宋体"/>
          <w:sz w:val="24"/>
          <w:szCs w:val="24"/>
        </w:rPr>
        <w:t>JAVAMAIL</w:t>
      </w:r>
      <w:r w:rsidRPr="00547982">
        <w:rPr>
          <w:rFonts w:ascii="宋体" w:hAnsi="宋体" w:hint="eastAsia"/>
          <w:sz w:val="24"/>
          <w:szCs w:val="24"/>
        </w:rPr>
        <w:t>）</w:t>
      </w:r>
    </w:p>
    <w:p w:rsidR="001E4FEC" w:rsidRPr="00547982" w:rsidRDefault="001E4FEC" w:rsidP="006F4FF4">
      <w:pPr>
        <w:numPr>
          <w:ilvl w:val="0"/>
          <w:numId w:val="17"/>
        </w:numPr>
        <w:rPr>
          <w:rFonts w:ascii="宋体" w:hAnsi="宋体"/>
          <w:sz w:val="24"/>
          <w:szCs w:val="24"/>
        </w:rPr>
      </w:pPr>
      <w:r w:rsidRPr="00547982">
        <w:rPr>
          <w:rFonts w:ascii="宋体" w:hAnsi="宋体" w:hint="eastAsia"/>
          <w:sz w:val="24"/>
          <w:szCs w:val="24"/>
        </w:rPr>
        <w:t>数据</w:t>
      </w:r>
      <w:r w:rsidRPr="00547982">
        <w:rPr>
          <w:rStyle w:val="SoDAField"/>
          <w:rFonts w:ascii="宋体" w:hAnsi="宋体" w:hint="eastAsia"/>
          <w:color w:val="auto"/>
          <w:sz w:val="24"/>
          <w:szCs w:val="24"/>
        </w:rPr>
        <w:t>密码</w:t>
      </w:r>
      <w:r w:rsidRPr="00547982">
        <w:rPr>
          <w:rFonts w:ascii="宋体" w:hAnsi="宋体" w:hint="eastAsia"/>
          <w:sz w:val="24"/>
          <w:szCs w:val="24"/>
        </w:rPr>
        <w:t>加密</w:t>
      </w:r>
      <w:r w:rsidRPr="00547982">
        <w:rPr>
          <w:rFonts w:ascii="宋体" w:hAnsi="宋体"/>
          <w:sz w:val="24"/>
          <w:szCs w:val="24"/>
        </w:rPr>
        <w:t>(MD5)</w:t>
      </w:r>
    </w:p>
    <w:p w:rsidR="001E4FEC" w:rsidRPr="00547982" w:rsidRDefault="001E4FEC" w:rsidP="006F4FF4">
      <w:pPr>
        <w:numPr>
          <w:ilvl w:val="0"/>
          <w:numId w:val="17"/>
        </w:numPr>
        <w:rPr>
          <w:rFonts w:ascii="宋体" w:hAnsi="宋体"/>
          <w:sz w:val="24"/>
          <w:szCs w:val="24"/>
        </w:rPr>
      </w:pPr>
      <w:r w:rsidRPr="00547982">
        <w:rPr>
          <w:rFonts w:ascii="宋体" w:hAnsi="宋体" w:hint="eastAsia"/>
          <w:sz w:val="24"/>
          <w:szCs w:val="24"/>
        </w:rPr>
        <w:t>文件上传下载（</w:t>
      </w:r>
      <w:r w:rsidRPr="00547982">
        <w:rPr>
          <w:rFonts w:ascii="宋体" w:hAnsi="宋体"/>
          <w:sz w:val="24"/>
          <w:szCs w:val="24"/>
        </w:rPr>
        <w:t>SmartUpload</w:t>
      </w:r>
      <w:r w:rsidRPr="00547982">
        <w:rPr>
          <w:rFonts w:ascii="宋体" w:hAnsi="宋体" w:hint="eastAsia"/>
          <w:sz w:val="24"/>
          <w:szCs w:val="24"/>
        </w:rPr>
        <w:t>）</w:t>
      </w:r>
    </w:p>
    <w:bookmarkEnd w:id="18"/>
    <w:p w:rsidR="006F4FF4" w:rsidRPr="00547982" w:rsidRDefault="006F4FF4" w:rsidP="006F4FF4">
      <w:pPr>
        <w:pStyle w:val="2"/>
        <w:numPr>
          <w:ilvl w:val="0"/>
          <w:numId w:val="0"/>
        </w:numPr>
        <w:rPr>
          <w:rFonts w:hAnsi="宋体"/>
          <w:sz w:val="24"/>
          <w:szCs w:val="24"/>
        </w:rPr>
      </w:pPr>
      <w:r w:rsidRPr="00547982">
        <w:rPr>
          <w:rFonts w:hAnsi="宋体" w:hint="eastAsia"/>
          <w:sz w:val="24"/>
          <w:szCs w:val="24"/>
        </w:rPr>
        <w:t>5.</w:t>
      </w:r>
      <w:r w:rsidR="001E4FEC">
        <w:rPr>
          <w:rFonts w:hAnsi="宋体"/>
          <w:sz w:val="24"/>
          <w:szCs w:val="24"/>
        </w:rPr>
        <w:t>3</w:t>
      </w:r>
      <w:r w:rsidRPr="00547982">
        <w:rPr>
          <w:rFonts w:hAnsi="宋体" w:hint="eastAsia"/>
          <w:sz w:val="24"/>
          <w:szCs w:val="24"/>
        </w:rPr>
        <w:t>通信接口</w:t>
      </w:r>
    </w:p>
    <w:p w:rsidR="006F4FF4" w:rsidRDefault="006F4FF4" w:rsidP="00790D84">
      <w:pPr>
        <w:pStyle w:val="a0"/>
        <w:ind w:left="800"/>
        <w:rPr>
          <w:rFonts w:ascii="宋体" w:eastAsia="宋体" w:hAnsi="宋体"/>
          <w:sz w:val="24"/>
          <w:szCs w:val="24"/>
        </w:rPr>
      </w:pPr>
      <w:r w:rsidRPr="00547982">
        <w:rPr>
          <w:rFonts w:ascii="宋体" w:eastAsia="宋体" w:hAnsi="宋体" w:hint="eastAsia"/>
          <w:sz w:val="24"/>
          <w:szCs w:val="24"/>
        </w:rPr>
        <w:t>无</w:t>
      </w:r>
    </w:p>
    <w:sectPr w:rsidR="006F4F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74F" w:rsidRDefault="00B0374F" w:rsidP="00790D84">
      <w:pPr>
        <w:spacing w:line="240" w:lineRule="auto"/>
      </w:pPr>
      <w:r>
        <w:separator/>
      </w:r>
    </w:p>
  </w:endnote>
  <w:endnote w:type="continuationSeparator" w:id="0">
    <w:p w:rsidR="00B0374F" w:rsidRDefault="00B0374F" w:rsidP="00790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74F" w:rsidRDefault="00B0374F" w:rsidP="00790D84">
      <w:pPr>
        <w:spacing w:line="240" w:lineRule="auto"/>
      </w:pPr>
      <w:r>
        <w:separator/>
      </w:r>
    </w:p>
  </w:footnote>
  <w:footnote w:type="continuationSeparator" w:id="0">
    <w:p w:rsidR="00B0374F" w:rsidRDefault="00B0374F" w:rsidP="00790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A8DFDE"/>
    <w:multiLevelType w:val="multilevel"/>
    <w:tmpl w:val="431E62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rPr>
        <w:rFonts w:cs="Times New Roman"/>
      </w:rPr>
    </w:lvl>
    <w:lvl w:ilvl="8">
      <w:numFmt w:val="decimal"/>
      <w:lvlText w:val=""/>
      <w:lvlJc w:val="left"/>
      <w:rPr>
        <w:rFonts w:cs="Times New Roman"/>
      </w:rPr>
    </w:lvl>
  </w:abstractNum>
  <w:abstractNum w:abstractNumId="1"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 w15:restartNumberingAfterBreak="0">
    <w:nsid w:val="00000006"/>
    <w:multiLevelType w:val="multilevel"/>
    <w:tmpl w:val="9086E4AE"/>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lvlText w:val="%1.%2.%3.%4.%5.%6.%7"/>
      <w:lvlJc w:val="left"/>
      <w:pPr>
        <w:tabs>
          <w:tab w:val="num" w:pos="0"/>
        </w:tabs>
        <w:ind w:left="0" w:firstLine="0"/>
      </w:pPr>
      <w:rPr>
        <w:rFonts w:hint="eastAsia"/>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3" w15:restartNumberingAfterBreak="0">
    <w:nsid w:val="004C1C39"/>
    <w:multiLevelType w:val="hybridMultilevel"/>
    <w:tmpl w:val="BDCCBA0A"/>
    <w:lvl w:ilvl="0" w:tplc="9852E64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D17218E"/>
    <w:multiLevelType w:val="hybridMultilevel"/>
    <w:tmpl w:val="32507320"/>
    <w:lvl w:ilvl="0" w:tplc="6A22272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20E51BDC"/>
    <w:multiLevelType w:val="hybridMultilevel"/>
    <w:tmpl w:val="0A6651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2402B42"/>
    <w:multiLevelType w:val="hybridMultilevel"/>
    <w:tmpl w:val="839EB3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54B616A"/>
    <w:multiLevelType w:val="hybridMultilevel"/>
    <w:tmpl w:val="E3EA1348"/>
    <w:lvl w:ilvl="0" w:tplc="035056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28463965"/>
    <w:multiLevelType w:val="hybridMultilevel"/>
    <w:tmpl w:val="3372E2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3E520D8F"/>
    <w:multiLevelType w:val="hybridMultilevel"/>
    <w:tmpl w:val="054CB8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39978F9"/>
    <w:multiLevelType w:val="hybridMultilevel"/>
    <w:tmpl w:val="8646C898"/>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15:restartNumberingAfterBreak="0">
    <w:nsid w:val="4B066956"/>
    <w:multiLevelType w:val="hybridMultilevel"/>
    <w:tmpl w:val="A418AE6E"/>
    <w:lvl w:ilvl="0" w:tplc="0409000F">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15:restartNumberingAfterBreak="0">
    <w:nsid w:val="4D173486"/>
    <w:multiLevelType w:val="hybridMultilevel"/>
    <w:tmpl w:val="F65E0C18"/>
    <w:lvl w:ilvl="0" w:tplc="2C3AFDB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656231D4"/>
    <w:multiLevelType w:val="hybridMultilevel"/>
    <w:tmpl w:val="9A2897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8C025D"/>
    <w:multiLevelType w:val="hybridMultilevel"/>
    <w:tmpl w:val="BDCCBA0A"/>
    <w:lvl w:ilvl="0" w:tplc="9852E64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72EC28B4"/>
    <w:multiLevelType w:val="hybridMultilevel"/>
    <w:tmpl w:val="80FE1676"/>
    <w:lvl w:ilvl="0" w:tplc="3E62A7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77D026F3"/>
    <w:multiLevelType w:val="hybridMultilevel"/>
    <w:tmpl w:val="A51A7F60"/>
    <w:lvl w:ilvl="0" w:tplc="7BC2635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7B5B1976"/>
    <w:multiLevelType w:val="hybridMultilevel"/>
    <w:tmpl w:val="0EE274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D8227A7"/>
    <w:multiLevelType w:val="hybridMultilevel"/>
    <w:tmpl w:val="9EDAA402"/>
    <w:lvl w:ilvl="0" w:tplc="D31445E4">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
  </w:num>
  <w:num w:numId="2">
    <w:abstractNumId w:val="18"/>
  </w:num>
  <w:num w:numId="3">
    <w:abstractNumId w:val="13"/>
  </w:num>
  <w:num w:numId="4">
    <w:abstractNumId w:val="17"/>
  </w:num>
  <w:num w:numId="5">
    <w:abstractNumId w:val="2"/>
  </w:num>
  <w:num w:numId="6">
    <w:abstractNumId w:val="5"/>
  </w:num>
  <w:num w:numId="7">
    <w:abstractNumId w:val="4"/>
  </w:num>
  <w:num w:numId="8">
    <w:abstractNumId w:val="7"/>
  </w:num>
  <w:num w:numId="9">
    <w:abstractNumId w:val="3"/>
  </w:num>
  <w:num w:numId="10">
    <w:abstractNumId w:val="14"/>
  </w:num>
  <w:num w:numId="11">
    <w:abstractNumId w:val="12"/>
  </w:num>
  <w:num w:numId="12">
    <w:abstractNumId w:val="15"/>
  </w:num>
  <w:num w:numId="13">
    <w:abstractNumId w:val="16"/>
  </w:num>
  <w:num w:numId="14">
    <w:abstractNumId w:val="9"/>
  </w:num>
  <w:num w:numId="15">
    <w:abstractNumId w:val="8"/>
  </w:num>
  <w:num w:numId="16">
    <w:abstractNumId w:val="0"/>
  </w:num>
  <w:num w:numId="17">
    <w:abstractNumId w:val="10"/>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5F3"/>
    <w:rsid w:val="00114FCD"/>
    <w:rsid w:val="001E4FEC"/>
    <w:rsid w:val="0024684D"/>
    <w:rsid w:val="002A1FE8"/>
    <w:rsid w:val="002C250E"/>
    <w:rsid w:val="003C4C44"/>
    <w:rsid w:val="00547982"/>
    <w:rsid w:val="006E4A59"/>
    <w:rsid w:val="006F4FF4"/>
    <w:rsid w:val="0077214A"/>
    <w:rsid w:val="00790D84"/>
    <w:rsid w:val="00A435F3"/>
    <w:rsid w:val="00B0374F"/>
    <w:rsid w:val="00E17C32"/>
    <w:rsid w:val="00EC7EBE"/>
    <w:rsid w:val="00FE35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F94FB5C"/>
  <w15:chartTrackingRefBased/>
  <w15:docId w15:val="{CAC46971-5BC7-4805-9709-0A5BCF066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114FCD"/>
    <w:pPr>
      <w:widowControl w:val="0"/>
      <w:spacing w:line="240" w:lineRule="atLeast"/>
    </w:pPr>
    <w:rPr>
      <w:rFonts w:ascii="Arial" w:eastAsia="宋体" w:hAnsi="Arial" w:cs="Times New Roman"/>
      <w:snapToGrid w:val="0"/>
      <w:kern w:val="0"/>
      <w:sz w:val="20"/>
      <w:szCs w:val="20"/>
    </w:rPr>
  </w:style>
  <w:style w:type="paragraph" w:styleId="1">
    <w:name w:val="heading 1"/>
    <w:basedOn w:val="a"/>
    <w:next w:val="a"/>
    <w:link w:val="10"/>
    <w:uiPriority w:val="9"/>
    <w:qFormat/>
    <w:rsid w:val="00114FCD"/>
    <w:pPr>
      <w:keepNext/>
      <w:numPr>
        <w:numId w:val="1"/>
      </w:numPr>
      <w:spacing w:before="120" w:after="60"/>
      <w:outlineLvl w:val="0"/>
    </w:pPr>
    <w:rPr>
      <w:rFonts w:ascii="宋体" w:hAnsi="Times New Roman"/>
      <w:b/>
      <w:snapToGrid/>
      <w:sz w:val="24"/>
    </w:rPr>
  </w:style>
  <w:style w:type="paragraph" w:styleId="2">
    <w:name w:val="heading 2"/>
    <w:basedOn w:val="1"/>
    <w:next w:val="a"/>
    <w:link w:val="20"/>
    <w:uiPriority w:val="9"/>
    <w:qFormat/>
    <w:rsid w:val="00114FCD"/>
    <w:pPr>
      <w:numPr>
        <w:ilvl w:val="1"/>
      </w:numPr>
      <w:outlineLvl w:val="1"/>
    </w:pPr>
    <w:rPr>
      <w:sz w:val="20"/>
    </w:rPr>
  </w:style>
  <w:style w:type="paragraph" w:styleId="3">
    <w:name w:val="heading 3"/>
    <w:basedOn w:val="1"/>
    <w:next w:val="a"/>
    <w:link w:val="30"/>
    <w:uiPriority w:val="9"/>
    <w:qFormat/>
    <w:rsid w:val="00114FCD"/>
    <w:pPr>
      <w:numPr>
        <w:ilvl w:val="2"/>
      </w:numPr>
      <w:outlineLvl w:val="2"/>
    </w:pPr>
    <w:rPr>
      <w:b w:val="0"/>
      <w:i/>
      <w:sz w:val="20"/>
    </w:rPr>
  </w:style>
  <w:style w:type="paragraph" w:styleId="4">
    <w:name w:val="heading 4"/>
    <w:basedOn w:val="1"/>
    <w:next w:val="a0"/>
    <w:link w:val="40"/>
    <w:uiPriority w:val="9"/>
    <w:qFormat/>
    <w:rsid w:val="00114FCD"/>
    <w:pPr>
      <w:numPr>
        <w:numId w:val="0"/>
      </w:numPr>
      <w:spacing w:before="60"/>
      <w:outlineLvl w:val="3"/>
    </w:pPr>
    <w:rPr>
      <w:rFonts w:ascii="Arial" w:hAnsi="Arial"/>
      <w:b w:val="0"/>
      <w:snapToGrid w:val="0"/>
      <w:sz w:val="20"/>
    </w:rPr>
  </w:style>
  <w:style w:type="paragraph" w:styleId="5">
    <w:name w:val="heading 5"/>
    <w:basedOn w:val="a"/>
    <w:next w:val="a0"/>
    <w:link w:val="50"/>
    <w:uiPriority w:val="9"/>
    <w:qFormat/>
    <w:rsid w:val="00114FCD"/>
    <w:pPr>
      <w:spacing w:before="60" w:after="60"/>
      <w:outlineLvl w:val="4"/>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
    <w:next w:val="a"/>
    <w:uiPriority w:val="39"/>
    <w:rsid w:val="00114FCD"/>
    <w:pPr>
      <w:spacing w:before="120" w:after="120"/>
    </w:pPr>
    <w:rPr>
      <w:b/>
      <w:caps/>
    </w:rPr>
  </w:style>
  <w:style w:type="paragraph" w:styleId="a4">
    <w:name w:val="Title"/>
    <w:basedOn w:val="a"/>
    <w:next w:val="a"/>
    <w:link w:val="a5"/>
    <w:qFormat/>
    <w:rsid w:val="00114FCD"/>
    <w:pPr>
      <w:jc w:val="center"/>
    </w:pPr>
    <w:rPr>
      <w:b/>
      <w:sz w:val="36"/>
    </w:rPr>
  </w:style>
  <w:style w:type="character" w:customStyle="1" w:styleId="a5">
    <w:name w:val="标题 字符"/>
    <w:basedOn w:val="a1"/>
    <w:link w:val="a4"/>
    <w:rsid w:val="00114FCD"/>
    <w:rPr>
      <w:rFonts w:ascii="Arial" w:eastAsia="宋体" w:hAnsi="Arial" w:cs="Times New Roman"/>
      <w:b/>
      <w:snapToGrid w:val="0"/>
      <w:kern w:val="0"/>
      <w:sz w:val="36"/>
      <w:szCs w:val="20"/>
    </w:rPr>
  </w:style>
  <w:style w:type="paragraph" w:customStyle="1" w:styleId="Tabletext">
    <w:name w:val="Tabletext"/>
    <w:basedOn w:val="a"/>
    <w:rsid w:val="00114FCD"/>
  </w:style>
  <w:style w:type="paragraph" w:styleId="a6">
    <w:name w:val="Normal Indent"/>
    <w:basedOn w:val="a"/>
    <w:rsid w:val="00114FCD"/>
    <w:pPr>
      <w:ind w:left="900" w:hanging="900"/>
    </w:pPr>
  </w:style>
  <w:style w:type="paragraph" w:styleId="21">
    <w:name w:val="toc 2"/>
    <w:basedOn w:val="a"/>
    <w:next w:val="a"/>
    <w:autoRedefine/>
    <w:uiPriority w:val="39"/>
    <w:semiHidden/>
    <w:unhideWhenUsed/>
    <w:rsid w:val="00114FCD"/>
    <w:pPr>
      <w:ind w:leftChars="200" w:left="420"/>
    </w:pPr>
  </w:style>
  <w:style w:type="paragraph" w:styleId="31">
    <w:name w:val="toc 3"/>
    <w:basedOn w:val="a"/>
    <w:next w:val="a"/>
    <w:autoRedefine/>
    <w:uiPriority w:val="39"/>
    <w:semiHidden/>
    <w:unhideWhenUsed/>
    <w:rsid w:val="00114FCD"/>
    <w:pPr>
      <w:ind w:leftChars="400" w:left="840"/>
    </w:pPr>
  </w:style>
  <w:style w:type="character" w:styleId="a7">
    <w:name w:val="Hyperlink"/>
    <w:uiPriority w:val="99"/>
    <w:rsid w:val="00114FCD"/>
    <w:rPr>
      <w:color w:val="0000FF"/>
      <w:u w:val="single"/>
    </w:rPr>
  </w:style>
  <w:style w:type="character" w:customStyle="1" w:styleId="10">
    <w:name w:val="标题 1 字符"/>
    <w:basedOn w:val="a1"/>
    <w:link w:val="1"/>
    <w:rsid w:val="00114FCD"/>
    <w:rPr>
      <w:rFonts w:ascii="宋体" w:eastAsia="宋体" w:hAnsi="Times New Roman" w:cs="Times New Roman"/>
      <w:b/>
      <w:kern w:val="0"/>
      <w:sz w:val="24"/>
      <w:szCs w:val="20"/>
    </w:rPr>
  </w:style>
  <w:style w:type="character" w:customStyle="1" w:styleId="20">
    <w:name w:val="标题 2 字符"/>
    <w:basedOn w:val="a1"/>
    <w:link w:val="2"/>
    <w:rsid w:val="00114FCD"/>
    <w:rPr>
      <w:rFonts w:ascii="宋体" w:eastAsia="宋体" w:hAnsi="Times New Roman" w:cs="Times New Roman"/>
      <w:b/>
      <w:kern w:val="0"/>
      <w:sz w:val="20"/>
      <w:szCs w:val="20"/>
    </w:rPr>
  </w:style>
  <w:style w:type="character" w:customStyle="1" w:styleId="30">
    <w:name w:val="标题 3 字符"/>
    <w:basedOn w:val="a1"/>
    <w:link w:val="3"/>
    <w:rsid w:val="00114FCD"/>
    <w:rPr>
      <w:rFonts w:ascii="宋体" w:eastAsia="宋体" w:hAnsi="Times New Roman" w:cs="Times New Roman"/>
      <w:i/>
      <w:kern w:val="0"/>
      <w:sz w:val="20"/>
      <w:szCs w:val="20"/>
    </w:rPr>
  </w:style>
  <w:style w:type="paragraph" w:styleId="a0">
    <w:name w:val="Body Text"/>
    <w:basedOn w:val="a"/>
    <w:link w:val="a8"/>
    <w:uiPriority w:val="99"/>
    <w:unhideWhenUsed/>
    <w:rsid w:val="00114FCD"/>
    <w:pPr>
      <w:spacing w:after="120" w:line="240" w:lineRule="auto"/>
      <w:jc w:val="both"/>
    </w:pPr>
    <w:rPr>
      <w:rFonts w:asciiTheme="minorHAnsi" w:eastAsiaTheme="minorEastAsia" w:hAnsiTheme="minorHAnsi" w:cstheme="minorBidi"/>
      <w:snapToGrid/>
      <w:kern w:val="2"/>
      <w:sz w:val="21"/>
      <w:szCs w:val="22"/>
    </w:rPr>
  </w:style>
  <w:style w:type="character" w:customStyle="1" w:styleId="a8">
    <w:name w:val="正文文本 字符"/>
    <w:basedOn w:val="a1"/>
    <w:link w:val="a0"/>
    <w:uiPriority w:val="99"/>
    <w:rsid w:val="00114FCD"/>
  </w:style>
  <w:style w:type="paragraph" w:styleId="a9">
    <w:name w:val="List Paragraph"/>
    <w:basedOn w:val="a"/>
    <w:uiPriority w:val="34"/>
    <w:qFormat/>
    <w:rsid w:val="00114FCD"/>
    <w:pPr>
      <w:spacing w:line="240" w:lineRule="auto"/>
      <w:ind w:firstLineChars="200" w:firstLine="420"/>
      <w:jc w:val="both"/>
    </w:pPr>
    <w:rPr>
      <w:rFonts w:asciiTheme="minorHAnsi" w:eastAsiaTheme="minorEastAsia" w:hAnsiTheme="minorHAnsi" w:cstheme="minorBidi"/>
      <w:snapToGrid/>
      <w:kern w:val="2"/>
      <w:sz w:val="21"/>
      <w:szCs w:val="22"/>
    </w:rPr>
  </w:style>
  <w:style w:type="character" w:customStyle="1" w:styleId="40">
    <w:name w:val="标题 4 字符"/>
    <w:basedOn w:val="a1"/>
    <w:link w:val="4"/>
    <w:rsid w:val="00114FCD"/>
    <w:rPr>
      <w:rFonts w:ascii="Arial" w:eastAsia="宋体" w:hAnsi="Arial" w:cs="Times New Roman"/>
      <w:snapToGrid w:val="0"/>
      <w:kern w:val="0"/>
      <w:sz w:val="20"/>
      <w:szCs w:val="20"/>
    </w:rPr>
  </w:style>
  <w:style w:type="character" w:customStyle="1" w:styleId="50">
    <w:name w:val="标题 5 字符"/>
    <w:basedOn w:val="a1"/>
    <w:link w:val="5"/>
    <w:rsid w:val="00114FCD"/>
    <w:rPr>
      <w:rFonts w:ascii="Arial" w:eastAsia="宋体" w:hAnsi="Arial" w:cs="Times New Roman"/>
      <w:i/>
      <w:snapToGrid w:val="0"/>
      <w:kern w:val="0"/>
      <w:sz w:val="20"/>
      <w:szCs w:val="20"/>
    </w:rPr>
  </w:style>
  <w:style w:type="paragraph" w:styleId="aa">
    <w:name w:val="caption"/>
    <w:basedOn w:val="a0"/>
    <w:next w:val="a"/>
    <w:qFormat/>
    <w:rsid w:val="00114FCD"/>
    <w:pPr>
      <w:keepLines/>
      <w:spacing w:before="40" w:after="40" w:line="240" w:lineRule="atLeast"/>
      <w:ind w:left="720"/>
      <w:jc w:val="left"/>
    </w:pPr>
    <w:rPr>
      <w:rFonts w:ascii="Arial" w:eastAsia="Arial" w:hAnsi="Arial" w:cs="Times New Roman"/>
      <w:i/>
      <w:snapToGrid w:val="0"/>
      <w:kern w:val="0"/>
      <w:sz w:val="20"/>
      <w:szCs w:val="20"/>
    </w:rPr>
  </w:style>
  <w:style w:type="paragraph" w:customStyle="1" w:styleId="Compact">
    <w:name w:val="Compact"/>
    <w:basedOn w:val="a0"/>
    <w:qFormat/>
    <w:rsid w:val="006F4FF4"/>
    <w:pPr>
      <w:widowControl/>
      <w:spacing w:before="36" w:after="36"/>
      <w:jc w:val="left"/>
    </w:pPr>
    <w:rPr>
      <w:rFonts w:cs="Times New Roman"/>
      <w:kern w:val="0"/>
      <w:sz w:val="24"/>
      <w:szCs w:val="24"/>
      <w:lang w:eastAsia="en-US"/>
    </w:rPr>
  </w:style>
  <w:style w:type="character" w:customStyle="1" w:styleId="SoDAField">
    <w:name w:val="SoDA Field"/>
    <w:rsid w:val="006F4FF4"/>
    <w:rPr>
      <w:color w:val="0000FF"/>
    </w:rPr>
  </w:style>
  <w:style w:type="paragraph" w:styleId="ab">
    <w:name w:val="header"/>
    <w:basedOn w:val="a"/>
    <w:link w:val="ac"/>
    <w:uiPriority w:val="99"/>
    <w:unhideWhenUsed/>
    <w:rsid w:val="00790D84"/>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uiPriority w:val="99"/>
    <w:rsid w:val="00790D84"/>
    <w:rPr>
      <w:rFonts w:ascii="Arial" w:eastAsia="宋体" w:hAnsi="Arial" w:cs="Times New Roman"/>
      <w:snapToGrid w:val="0"/>
      <w:kern w:val="0"/>
      <w:sz w:val="18"/>
      <w:szCs w:val="18"/>
    </w:rPr>
  </w:style>
  <w:style w:type="paragraph" w:styleId="ad">
    <w:name w:val="footer"/>
    <w:basedOn w:val="a"/>
    <w:link w:val="ae"/>
    <w:uiPriority w:val="99"/>
    <w:unhideWhenUsed/>
    <w:rsid w:val="00790D84"/>
    <w:pPr>
      <w:tabs>
        <w:tab w:val="center" w:pos="4153"/>
        <w:tab w:val="right" w:pos="8306"/>
      </w:tabs>
      <w:snapToGrid w:val="0"/>
    </w:pPr>
    <w:rPr>
      <w:sz w:val="18"/>
      <w:szCs w:val="18"/>
    </w:rPr>
  </w:style>
  <w:style w:type="character" w:customStyle="1" w:styleId="ae">
    <w:name w:val="页脚 字符"/>
    <w:basedOn w:val="a1"/>
    <w:link w:val="ad"/>
    <w:uiPriority w:val="99"/>
    <w:rsid w:val="00790D84"/>
    <w:rPr>
      <w:rFonts w:ascii="Arial" w:eastAsia="宋体" w:hAnsi="Arial" w:cs="Times New Roman"/>
      <w:snapToGrid w:val="0"/>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9.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3.vsdx"/><Relationship Id="rId42" Type="http://schemas.openxmlformats.org/officeDocument/2006/relationships/package" Target="embeddings/Microsoft_Visio_Drawing17.vsdx"/><Relationship Id="rId47" Type="http://schemas.openxmlformats.org/officeDocument/2006/relationships/image" Target="media/image21.emf"/><Relationship Id="rId50" Type="http://schemas.openxmlformats.org/officeDocument/2006/relationships/package" Target="embeddings/Microsoft_Visio_Drawing21.vsdx"/><Relationship Id="rId55" Type="http://schemas.openxmlformats.org/officeDocument/2006/relationships/image" Target="media/image25.emf"/><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23.vsdx"/><Relationship Id="rId62" Type="http://schemas.openxmlformats.org/officeDocument/2006/relationships/package" Target="embeddings/Microsoft_Visio_Drawing27.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package" Target="embeddings/Microsoft_Visio_Drawing12.vsdx"/><Relationship Id="rId37" Type="http://schemas.openxmlformats.org/officeDocument/2006/relationships/image" Target="media/image16.emf"/><Relationship Id="rId40" Type="http://schemas.openxmlformats.org/officeDocument/2006/relationships/package" Target="embeddings/Microsoft_Visio_Drawing16.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package" Target="embeddings/Microsoft_Visio_Drawing25.vsdx"/><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10.vsdx"/><Relationship Id="rId36" Type="http://schemas.openxmlformats.org/officeDocument/2006/relationships/package" Target="embeddings/Microsoft_Visio_Drawing14.vsdx"/><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8.vsdx"/><Relationship Id="rId52" Type="http://schemas.openxmlformats.org/officeDocument/2006/relationships/package" Target="embeddings/Microsoft_Visio_Drawing22.vsdx"/><Relationship Id="rId60" Type="http://schemas.openxmlformats.org/officeDocument/2006/relationships/package" Target="embeddings/Microsoft_Visio_Drawing26.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image" Target="media/image11.emf"/><Relationship Id="rId30" Type="http://schemas.openxmlformats.org/officeDocument/2006/relationships/package" Target="embeddings/Microsoft_Visio_Drawing11.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20.vsdx"/><Relationship Id="rId56" Type="http://schemas.openxmlformats.org/officeDocument/2006/relationships/package" Target="embeddings/Microsoft_Visio_Drawing24.vsdx"/><Relationship Id="rId64" Type="http://schemas.openxmlformats.org/officeDocument/2006/relationships/theme" Target="theme/theme1.xml"/><Relationship Id="rId8" Type="http://schemas.openxmlformats.org/officeDocument/2006/relationships/package" Target="embeddings/Microsoft_Visio_Drawing.vsdx"/><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5.vsdx"/><Relationship Id="rId46" Type="http://schemas.openxmlformats.org/officeDocument/2006/relationships/package" Target="embeddings/Microsoft_Visio_Drawing19.vsdx"/><Relationship Id="rId59" Type="http://schemas.openxmlformats.org/officeDocument/2006/relationships/image" Target="media/image2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36</Pages>
  <Words>2094</Words>
  <Characters>11936</Characters>
  <Application>Microsoft Office Word</Application>
  <DocSecurity>0</DocSecurity>
  <Lines>99</Lines>
  <Paragraphs>28</Paragraphs>
  <ScaleCrop>false</ScaleCrop>
  <Company/>
  <LinksUpToDate>false</LinksUpToDate>
  <CharactersWithSpaces>14002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田宇</dc:creator>
  <cp:keywords/>
  <dc:description/>
  <cp:lastModifiedBy>田宇</cp:lastModifiedBy>
  <cp:revision>8</cp:revision>
  <dcterms:created xsi:type="dcterms:W3CDTF">2016-06-28T09:24:00Z</dcterms:created>
  <dcterms:modified xsi:type="dcterms:W3CDTF">2016-06-30T03:46:00Z</dcterms:modified>
</cp:coreProperties>
</file>